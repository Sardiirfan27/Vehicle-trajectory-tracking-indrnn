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p14">
  <w:body>
    <w:p w:rsidRPr="009E26CC" w:rsidR="00A83949" w:rsidP="149E60B3" w:rsidRDefault="00A83949" w14:paraId="5117330E" w14:textId="012C73BE">
      <w:pPr>
        <w:pStyle w:val="Title"/>
        <w:rPr>
          <w:sz w:val="24"/>
          <w:szCs w:val="24"/>
        </w:rPr>
      </w:pPr>
      <w:r w:rsidRPr="149E60B3">
        <w:rPr>
          <w:sz w:val="24"/>
          <w:szCs w:val="24"/>
        </w:rPr>
        <w:t>PRoject Description</w:t>
      </w:r>
    </w:p>
    <w:p w:rsidRPr="009E26CC" w:rsidR="00A83949" w:rsidP="149E60B3" w:rsidRDefault="00690E56" w14:paraId="69FC98B7" w14:textId="5661252E">
      <w:pPr>
        <w:pStyle w:val="Title"/>
        <w:rPr>
          <w:caps w:val="0"/>
        </w:rPr>
      </w:pPr>
      <w:r>
        <w:rPr>
          <w:caps w:val="0"/>
        </w:rPr>
        <w:t xml:space="preserve">A Hybrid </w:t>
      </w:r>
      <w:r w:rsidR="00034239">
        <w:rPr>
          <w:caps w:val="0"/>
        </w:rPr>
        <w:t xml:space="preserve">Technique of Graph Neural Networks and </w:t>
      </w:r>
      <w:r>
        <w:br/>
      </w:r>
      <w:r w:rsidR="00174B4F">
        <w:rPr>
          <w:caps w:val="0"/>
        </w:rPr>
        <w:t xml:space="preserve">Independently Recurrent Neural Networks for </w:t>
      </w:r>
      <w:r>
        <w:br/>
      </w:r>
      <w:r w:rsidR="00091F71">
        <w:rPr>
          <w:caps w:val="0"/>
        </w:rPr>
        <w:t>Vehicle Trajectory Prediction</w:t>
      </w:r>
      <w:r w:rsidR="00CF1059">
        <w:rPr>
          <w:caps w:val="0"/>
        </w:rPr>
        <w:t xml:space="preserve"> on Highway</w:t>
      </w:r>
    </w:p>
    <w:p w:rsidRPr="009E26CC" w:rsidR="00091F71" w:rsidP="149E60B3" w:rsidRDefault="00091F71" w14:paraId="5CDA8CF6" w14:textId="77777777"/>
    <w:p w:rsidRPr="009E26CC" w:rsidR="00A83949" w:rsidP="149E60B3" w:rsidRDefault="00A83949" w14:paraId="3B2A55BD" w14:textId="7686FB4A">
      <w:pPr>
        <w:pStyle w:val="Subtitle"/>
      </w:pPr>
      <w:r>
        <w:t>Thanh Hung Duong, Yunpeng Zhang</w:t>
      </w:r>
    </w:p>
    <w:p w:rsidRPr="009E26CC" w:rsidR="00FD3150" w:rsidP="149E60B3" w:rsidRDefault="00FD3150" w14:paraId="27B2BF3C" w14:textId="23359B54">
      <w:pPr>
        <w:rPr>
          <w:b/>
          <w:bCs/>
          <w:i/>
          <w:iCs/>
          <w:sz w:val="22"/>
          <w:szCs w:val="22"/>
        </w:rPr>
      </w:pPr>
      <w:r w:rsidRPr="149E60B3">
        <w:rPr>
          <w:b/>
          <w:bCs/>
          <w:i/>
          <w:iCs/>
          <w:sz w:val="22"/>
          <w:szCs w:val="22"/>
        </w:rPr>
        <w:t>Abstract</w:t>
      </w:r>
    </w:p>
    <w:p w:rsidRPr="009E26CC" w:rsidR="0033741F" w:rsidP="0033741F" w:rsidRDefault="002C0688" w14:paraId="3DE2B248" w14:textId="33A79A8B">
      <w:pPr>
        <w:pStyle w:val="ListParagraph"/>
        <w:numPr>
          <w:ilvl w:val="0"/>
          <w:numId w:val="20"/>
        </w:numPr>
        <w:rPr>
          <w:highlight w:val="yellow"/>
        </w:rPr>
      </w:pPr>
      <w:r w:rsidRPr="149E60B3">
        <w:rPr>
          <w:b/>
          <w:bCs/>
        </w:rPr>
        <w:t>General purpose</w:t>
      </w:r>
      <w:r w:rsidRPr="149E60B3" w:rsidR="00BB5A84">
        <w:rPr>
          <w:b/>
          <w:bCs/>
        </w:rPr>
        <w:t>s</w:t>
      </w:r>
      <w:r w:rsidRPr="149E60B3">
        <w:rPr>
          <w:b/>
          <w:bCs/>
        </w:rPr>
        <w:t>:</w:t>
      </w:r>
      <w:r>
        <w:t xml:space="preserve"> </w:t>
      </w:r>
      <w:r w:rsidR="0097510C">
        <w:t xml:space="preserve">What is </w:t>
      </w:r>
      <w:r w:rsidR="00E30C42">
        <w:t>vehicle trajectory prediction</w:t>
      </w:r>
      <w:r w:rsidR="00C056AB">
        <w:t xml:space="preserve"> (VTP)</w:t>
      </w:r>
      <w:r w:rsidR="00BB5A84">
        <w:t>,</w:t>
      </w:r>
      <w:r w:rsidR="00E30C42">
        <w:t xml:space="preserve"> and why is it important?</w:t>
      </w:r>
      <w:r w:rsidR="005E3390">
        <w:t xml:space="preserve"> Why </w:t>
      </w:r>
      <w:r w:rsidR="00D244E5">
        <w:t xml:space="preserve">do we need to predict </w:t>
      </w:r>
      <w:r w:rsidR="00536821">
        <w:t>vehicle trajectories</w:t>
      </w:r>
      <w:r w:rsidR="00D244E5">
        <w:t xml:space="preserve"> </w:t>
      </w:r>
      <w:r w:rsidR="00536821">
        <w:t>on</w:t>
      </w:r>
      <w:r w:rsidR="00D244E5">
        <w:t xml:space="preserve"> different road types?</w:t>
      </w:r>
      <w:r w:rsidR="1D51C942">
        <w:t xml:space="preserve"> </w:t>
      </w:r>
    </w:p>
    <w:p w:rsidRPr="009E26CC" w:rsidR="00FA6963" w:rsidP="00AB6069" w:rsidRDefault="00BB5A84" w14:paraId="32102AD4" w14:textId="1DA6ABB7">
      <w:pPr>
        <w:pStyle w:val="ListParagraph"/>
        <w:numPr>
          <w:ilvl w:val="0"/>
          <w:numId w:val="20"/>
        </w:numPr>
        <w:rPr>
          <w:highlight w:val="yellow"/>
        </w:rPr>
      </w:pPr>
      <w:r w:rsidRPr="149E60B3">
        <w:rPr>
          <w:b/>
          <w:bCs/>
        </w:rPr>
        <w:t>Specific goals</w:t>
      </w:r>
      <w:r w:rsidRPr="149E60B3" w:rsidR="00FB569F">
        <w:rPr>
          <w:b/>
          <w:bCs/>
        </w:rPr>
        <w:t>:</w:t>
      </w:r>
      <w:r w:rsidR="00FB569F">
        <w:t xml:space="preserve"> Develop</w:t>
      </w:r>
      <w:r w:rsidR="00C056AB">
        <w:t>ing</w:t>
      </w:r>
      <w:r w:rsidR="00AE7B21">
        <w:t xml:space="preserve"> </w:t>
      </w:r>
      <w:r w:rsidR="00ED3FCB">
        <w:t>a</w:t>
      </w:r>
      <w:r w:rsidR="006A6C43">
        <w:t>n</w:t>
      </w:r>
      <w:r w:rsidR="00FB569F">
        <w:t xml:space="preserve"> artificial neural networks</w:t>
      </w:r>
      <w:r w:rsidR="00C056AB">
        <w:t xml:space="preserve"> (ANN) model</w:t>
      </w:r>
      <w:r w:rsidR="00ED3FCB">
        <w:t xml:space="preserve"> that is a combination of Graph Neural Networks</w:t>
      </w:r>
      <w:ins w:author="Zhang, Jack (Yunpeng)" w:date="2020-07-28T01:32:00Z" w:id="0">
        <w:r w:rsidR="6D89C615">
          <w:t xml:space="preserve"> (GNN)</w:t>
        </w:r>
      </w:ins>
      <w:r w:rsidR="00ED3FCB">
        <w:t xml:space="preserve"> and Independently Recurrent Neural Networks</w:t>
      </w:r>
      <w:r w:rsidR="00FA1597">
        <w:t xml:space="preserve"> (IndRNN)</w:t>
      </w:r>
      <w:r w:rsidR="00FB569F">
        <w:t xml:space="preserve"> </w:t>
      </w:r>
      <w:r w:rsidR="00ED3FCB">
        <w:t xml:space="preserve">for </w:t>
      </w:r>
      <w:r w:rsidR="005E3390">
        <w:t>VTP</w:t>
      </w:r>
      <w:r w:rsidR="002946E2">
        <w:t xml:space="preserve"> on </w:t>
      </w:r>
      <w:r w:rsidR="00147A9A">
        <w:t>a typical highway</w:t>
      </w:r>
      <w:r w:rsidR="00FA6963">
        <w:t>.</w:t>
      </w:r>
    </w:p>
    <w:p w:rsidRPr="009E26CC" w:rsidR="00BD7278" w:rsidP="0033741F" w:rsidRDefault="00FA6963" w14:paraId="6A8236E7" w14:textId="3A1CBABB">
      <w:pPr>
        <w:pStyle w:val="ListParagraph"/>
        <w:numPr>
          <w:ilvl w:val="0"/>
          <w:numId w:val="20"/>
        </w:numPr>
        <w:rPr>
          <w:highlight w:val="yellow"/>
        </w:rPr>
      </w:pPr>
      <w:r w:rsidRPr="149E60B3">
        <w:rPr>
          <w:b/>
          <w:bCs/>
        </w:rPr>
        <w:t>Research design</w:t>
      </w:r>
      <w:r w:rsidRPr="149E60B3" w:rsidR="00A534D4">
        <w:rPr>
          <w:b/>
          <w:bCs/>
        </w:rPr>
        <w:t>:</w:t>
      </w:r>
      <w:r w:rsidR="00BD7278">
        <w:t xml:space="preserve"> </w:t>
      </w:r>
      <w:ins w:author="Zhang, Jack (Yunpeng)" w:date="2020-07-28T01:33:00Z" w:id="1">
        <w:r w:rsidR="1C5FED0C">
          <w:t>four</w:t>
        </w:r>
      </w:ins>
      <w:r w:rsidR="00BD7278">
        <w:t xml:space="preserve">3 steps: </w:t>
      </w:r>
    </w:p>
    <w:p w:rsidRPr="009E26CC" w:rsidR="00151BE6" w:rsidP="00BD7278" w:rsidRDefault="00151BE6" w14:paraId="1F67C7B9" w14:textId="2011ADEC">
      <w:pPr>
        <w:pStyle w:val="ListParagraph"/>
        <w:numPr>
          <w:ilvl w:val="1"/>
          <w:numId w:val="20"/>
        </w:numPr>
        <w:rPr>
          <w:highlight w:val="yellow"/>
        </w:rPr>
      </w:pPr>
      <w:r>
        <w:t>Attain the vehicle traject</w:t>
      </w:r>
      <w:r w:rsidR="005B7AD3">
        <w:t xml:space="preserve">ory </w:t>
      </w:r>
      <w:r w:rsidR="00FE636A">
        <w:t>dataset from highway</w:t>
      </w:r>
      <w:r w:rsidR="006A6C43">
        <w:t>s</w:t>
      </w:r>
    </w:p>
    <w:p w:rsidRPr="009E26CC" w:rsidR="0049558F" w:rsidP="00BD7278" w:rsidRDefault="001546EC" w14:paraId="363CE92C" w14:textId="7A3EF4C0">
      <w:pPr>
        <w:pStyle w:val="ListParagraph"/>
        <w:numPr>
          <w:ilvl w:val="1"/>
          <w:numId w:val="20"/>
        </w:numPr>
        <w:rPr>
          <w:highlight w:val="yellow"/>
        </w:rPr>
      </w:pPr>
      <w:r>
        <w:t>Develop</w:t>
      </w:r>
      <w:r w:rsidR="009562CE">
        <w:t xml:space="preserve"> a baseline ANN model for VTP</w:t>
      </w:r>
    </w:p>
    <w:p w:rsidRPr="009E26CC" w:rsidR="009562CE" w:rsidP="00BD7278" w:rsidRDefault="00151BE6" w14:paraId="2495311A" w14:textId="2490D00B">
      <w:pPr>
        <w:pStyle w:val="ListParagraph"/>
        <w:numPr>
          <w:ilvl w:val="1"/>
          <w:numId w:val="20"/>
        </w:numPr>
        <w:rPr>
          <w:highlight w:val="yellow"/>
        </w:rPr>
      </w:pPr>
      <w:r>
        <w:t>Devel</w:t>
      </w:r>
      <w:r w:rsidR="008F6076">
        <w:t>op an Independently Recurrent Neural Network model for VTP</w:t>
      </w:r>
    </w:p>
    <w:p w:rsidRPr="009E26CC" w:rsidR="008F6076" w:rsidP="00BD7278" w:rsidRDefault="00FE636A" w14:paraId="602A65E5" w14:textId="41F9B65A">
      <w:pPr>
        <w:pStyle w:val="ListParagraph"/>
        <w:numPr>
          <w:ilvl w:val="1"/>
          <w:numId w:val="20"/>
        </w:numPr>
        <w:rPr>
          <w:highlight w:val="yellow"/>
        </w:rPr>
      </w:pPr>
      <w:r>
        <w:t>Implement Graph Neural Networks algorithms into the model to improve the performance</w:t>
      </w:r>
    </w:p>
    <w:p w:rsidRPr="009E26CC" w:rsidR="00E30C42" w:rsidP="0033741F" w:rsidRDefault="00A534D4" w14:paraId="088465B9" w14:textId="227607B8">
      <w:pPr>
        <w:pStyle w:val="ListParagraph"/>
        <w:numPr>
          <w:ilvl w:val="0"/>
          <w:numId w:val="20"/>
        </w:numPr>
        <w:rPr>
          <w:b/>
          <w:bCs/>
          <w:highlight w:val="yellow"/>
        </w:rPr>
      </w:pPr>
      <w:r w:rsidRPr="149E60B3">
        <w:rPr>
          <w:b/>
          <w:bCs/>
        </w:rPr>
        <w:t>Significance:</w:t>
      </w:r>
      <w:r w:rsidRPr="149E60B3" w:rsidR="005E3390">
        <w:rPr>
          <w:b/>
          <w:bCs/>
        </w:rPr>
        <w:t xml:space="preserve"> </w:t>
      </w:r>
      <w:r w:rsidRPr="149E60B3" w:rsidR="00C056AB">
        <w:rPr>
          <w:b/>
          <w:bCs/>
        </w:rPr>
        <w:t xml:space="preserve"> </w:t>
      </w:r>
    </w:p>
    <w:p w:rsidRPr="009E26CC" w:rsidR="00D02EAD" w:rsidP="00D02EAD" w:rsidRDefault="00365DAA" w14:paraId="2512ED58" w14:textId="6FEF3A25">
      <w:pPr>
        <w:pStyle w:val="ListParagraph"/>
        <w:numPr>
          <w:ilvl w:val="1"/>
          <w:numId w:val="20"/>
        </w:numPr>
        <w:rPr>
          <w:highlight w:val="yellow"/>
        </w:rPr>
      </w:pPr>
      <w:r>
        <w:t xml:space="preserve">While </w:t>
      </w:r>
      <w:r w:rsidR="00C931D1">
        <w:t>previous studies for VTP used LT</w:t>
      </w:r>
      <w:r w:rsidR="00FA1597">
        <w:t xml:space="preserve">SM algorithms, we propose to use IndRNN, which </w:t>
      </w:r>
      <w:r w:rsidR="007A0100">
        <w:t xml:space="preserve">is superior to </w:t>
      </w:r>
      <w:r w:rsidR="00E66E33">
        <w:t>the traditional RNN and LTSM</w:t>
      </w:r>
    </w:p>
    <w:p w:rsidRPr="009E26CC" w:rsidR="00673EE9" w:rsidP="00912D99" w:rsidRDefault="00F06D3F" w14:paraId="26E7D2DA" w14:textId="6C697DAA">
      <w:pPr>
        <w:pStyle w:val="ListParagraph"/>
        <w:numPr>
          <w:ilvl w:val="1"/>
          <w:numId w:val="20"/>
        </w:numPr>
        <w:rPr>
          <w:highlight w:val="yellow"/>
        </w:rPr>
      </w:pPr>
      <w:r>
        <w:t xml:space="preserve">Moreover, GNN is implemented to improve the </w:t>
      </w:r>
      <w:r w:rsidR="00FC2F8C">
        <w:t>prediction accuracy of the model</w:t>
      </w:r>
    </w:p>
    <w:p w:rsidRPr="009E26CC" w:rsidR="005B16E4" w:rsidP="00912D99" w:rsidRDefault="00FC2F8C" w14:paraId="3A21AF5D" w14:textId="489B3839">
      <w:pPr>
        <w:pStyle w:val="ListParagraph"/>
        <w:numPr>
          <w:ilvl w:val="1"/>
          <w:numId w:val="20"/>
        </w:numPr>
        <w:rPr>
          <w:highlight w:val="yellow"/>
        </w:rPr>
      </w:pPr>
      <w:proofErr w:type="gramStart"/>
      <w:r>
        <w:t>Last but not least</w:t>
      </w:r>
      <w:proofErr w:type="gramEnd"/>
      <w:r>
        <w:t xml:space="preserve">, the models would be trained with </w:t>
      </w:r>
      <w:r w:rsidR="000A1F5F">
        <w:t xml:space="preserve">several </w:t>
      </w:r>
      <w:r>
        <w:t>trajectory data</w:t>
      </w:r>
      <w:r w:rsidR="000A1F5F">
        <w:t>sets</w:t>
      </w:r>
      <w:r>
        <w:t xml:space="preserve"> collected from real </w:t>
      </w:r>
      <w:r w:rsidR="000A1F5F">
        <w:t>life to</w:t>
      </w:r>
      <w:r w:rsidR="003C680A">
        <w:t xml:space="preserve"> illustrate the ability </w:t>
      </w:r>
      <w:r w:rsidR="00264690">
        <w:t>to apply</w:t>
      </w:r>
      <w:r w:rsidR="0080462E">
        <w:t xml:space="preserve"> to different environments</w:t>
      </w:r>
    </w:p>
    <w:p w:rsidR="0049118F" w:rsidP="0049118F" w:rsidRDefault="0049118F" w14:paraId="01712F72" w14:textId="77777777"/>
    <w:p w:rsidR="00F170A3" w:rsidP="00F170A3" w:rsidRDefault="006C35C7" w14:paraId="462DBECF" w14:textId="78AC2774">
      <w:pPr>
        <w:pStyle w:val="Heading1"/>
      </w:pPr>
      <w:r w:rsidRPr="006C35C7">
        <w:t>research background</w:t>
      </w:r>
    </w:p>
    <w:p w:rsidRPr="004F5E6A" w:rsidR="00C77C1C" w:rsidP="6E78AEC8" w:rsidRDefault="00C77C1C" w14:paraId="748A1D8C" w14:textId="1B01A0E9">
      <w:pPr>
        <w:rPr>
          <w:color w:val="000000" w:themeColor="text1"/>
        </w:rPr>
      </w:pPr>
      <w:r w:rsidRPr="6E78AEC8">
        <w:rPr>
          <w:color w:val="000000" w:themeColor="text1"/>
        </w:rPr>
        <w:t xml:space="preserve">As autonomous vehicles (AV) offer improvements in traffic safety, life quality, and supply chain management, </w:t>
      </w:r>
      <w:proofErr w:type="gramStart"/>
      <w:r w:rsidRPr="6E78AEC8">
        <w:rPr>
          <w:color w:val="000000" w:themeColor="text1"/>
        </w:rPr>
        <w:t>more and more</w:t>
      </w:r>
      <w:proofErr w:type="gramEnd"/>
      <w:r w:rsidRPr="6E78AEC8">
        <w:rPr>
          <w:color w:val="000000" w:themeColor="text1"/>
        </w:rPr>
        <w:t xml:space="preserve"> companies have participated in developing them. When the regulations for governing automated driving in California went into effect for the first time in 2014, there were only three manufacturers that got permits, namely Volkswagen, Mercedes, and Google</w:t>
      </w:r>
      <w:r w:rsidR="002371F6">
        <w:rPr>
          <w:color w:val="000000" w:themeColor="text1"/>
        </w:rPr>
        <w:t>.</w:t>
      </w:r>
      <w:r w:rsidR="002D4610">
        <w:rPr>
          <w:color w:val="000000" w:themeColor="text1"/>
        </w:rPr>
        <w:t xml:space="preserve"> </w:t>
      </w:r>
      <w:r w:rsidR="00816915">
        <w:rPr>
          <w:rStyle w:val="FootnoteReference"/>
          <w:color w:val="000000" w:themeColor="text1"/>
        </w:rPr>
        <w:fldChar w:fldCharType="begin" w:fldLock="1"/>
      </w:r>
      <w:r w:rsidR="008506D2">
        <w:rPr>
          <w:color w:val="000000" w:themeColor="text1"/>
        </w:rPr>
        <w:instrText>ADDIN CSL_CITATION {"citationItems":[{"id":"ITEM-1","itemData":{"URL":"https://www.govtech.com/state/Permits-for-Self-Driving-Cars-a-Game-Changer-DMV-Official-Says.html","abstract":"Three companies now have permits -- Volkswagen, Mercedes and Google -- which will put a total of 29 self-driving vehicles on the road. Twenty-five Lexus SUVs are in Google’s fleet, along with two vehicles apiece for Mercedes and Volkswagen.","accessed":{"date-parts":[["2020","7","8"]]},"author":[{"dropping-particle":"","family":"Matt Williams","given":"","non-dropping-particle":"","parse-names":false,"suffix":""}],"id":"ITEM-1","issued":{"date-parts":[["2014","9","17"]]},"title":"Permits for Self-Driving Cars a ‘Game-Changer,’ DMV Official Says","type":"webpage"},"uris":["http://www.mendeley.com/documents/?uuid=2bdc529a-0c17-3047-ba0f-f3855d8629e6"]}],"mendeley":{"formattedCitation":"(Matt Williams 2014)","plainTextFormattedCitation":"(Matt Williams 2014)","previouslyFormattedCitation":"(Matt Williams 2014)"},"properties":{"noteIndex":0},"schema":"https://github.com/citation-style-language/schema/raw/master/csl-citation.json"}</w:instrText>
      </w:r>
      <w:r w:rsidR="00816915">
        <w:rPr>
          <w:rStyle w:val="FootnoteReference"/>
          <w:color w:val="000000" w:themeColor="text1"/>
        </w:rPr>
        <w:fldChar w:fldCharType="separate"/>
      </w:r>
      <w:r w:rsidRPr="00B91FAC" w:rsidR="00B91FAC">
        <w:rPr>
          <w:noProof/>
          <w:color w:val="000000" w:themeColor="text1"/>
        </w:rPr>
        <w:t>(Matt Williams 2014)</w:t>
      </w:r>
      <w:r w:rsidR="00816915">
        <w:rPr>
          <w:rStyle w:val="FootnoteReference"/>
          <w:color w:val="000000" w:themeColor="text1"/>
        </w:rPr>
        <w:fldChar w:fldCharType="end"/>
      </w:r>
      <w:r w:rsidRPr="6E78AEC8">
        <w:rPr>
          <w:color w:val="000000" w:themeColor="text1"/>
        </w:rPr>
        <w:t xml:space="preserve"> So far, in July 2020, that number went up to 66, in which Waymo LLC and Nuro Inc are allowed to test their autonomous vehicle without a driver.</w:t>
      </w:r>
      <w:r w:rsidR="002371F6">
        <w:rPr>
          <w:color w:val="000000" w:themeColor="text1"/>
        </w:rPr>
        <w:t xml:space="preserve"> </w:t>
      </w:r>
      <w:r w:rsidR="00816915">
        <w:rPr>
          <w:rStyle w:val="FootnoteReference"/>
          <w:color w:val="000000" w:themeColor="text1"/>
        </w:rPr>
        <w:fldChar w:fldCharType="begin" w:fldLock="1"/>
      </w:r>
      <w:r w:rsidR="008506D2">
        <w:rPr>
          <w:color w:val="000000" w:themeColor="text1"/>
        </w:rPr>
        <w:instrText>ADDIN CSL_CITATION {"citationItems":[{"id":"ITEM-1","itemData":{"URL":"https://www.dmv.ca.gov/portal/vehicle-industry-services/autonomous-vehicles/autonomous-vehicle-testing-permit-holders/","accessed":{"date-parts":[["2020","7","8"]]},"id":"ITEM-1","issued":{"date-parts":[["0"]]},"title":"Autonomous Vehicle Testing Permit Holders - California DMV","type":"webpage"},"uris":["http://www.mendeley.com/documents/?uuid=418c6754-6ad3-333d-ba93-582f8a97e897"]}],"mendeley":{"formattedCitation":"(Autonomous Vehicle Testing Permit Holders - California DMV n.d.)","plainTextFormattedCitation":"(Autonomous Vehicle Testing Permit Holders - California DMV n.d.)","previouslyFormattedCitation":"(Autonomous Vehicle Testing Permit Holders - California DMV n.d.)"},"properties":{"noteIndex":0},"schema":"https://github.com/citation-style-language/schema/raw/master/csl-citation.json"}</w:instrText>
      </w:r>
      <w:r w:rsidR="00816915">
        <w:rPr>
          <w:rStyle w:val="FootnoteReference"/>
          <w:color w:val="000000" w:themeColor="text1"/>
        </w:rPr>
        <w:fldChar w:fldCharType="separate"/>
      </w:r>
      <w:r w:rsidRPr="00B91FAC" w:rsidR="00B91FAC">
        <w:rPr>
          <w:noProof/>
          <w:color w:val="000000" w:themeColor="text1"/>
        </w:rPr>
        <w:t>(Autonomous Vehicle Testing Permit Holders - California DMV n.d.)</w:t>
      </w:r>
      <w:r w:rsidR="00816915">
        <w:rPr>
          <w:rStyle w:val="FootnoteReference"/>
          <w:color w:val="000000" w:themeColor="text1"/>
        </w:rPr>
        <w:fldChar w:fldCharType="end"/>
      </w:r>
      <w:r w:rsidRPr="6E78AEC8">
        <w:rPr>
          <w:color w:val="000000" w:themeColor="text1"/>
        </w:rPr>
        <w:t xml:space="preserve"> Moreover, autonomous cars got strongly supported by many governments around the world, such as the United States, the Netherlands, Singapore, and Norway. </w:t>
      </w:r>
      <w:r w:rsidR="00816915">
        <w:rPr>
          <w:rStyle w:val="FootnoteReference"/>
          <w:color w:val="000000" w:themeColor="text1"/>
        </w:rPr>
        <w:fldChar w:fldCharType="begin" w:fldLock="1"/>
      </w:r>
      <w:r w:rsidR="008506D2">
        <w:rPr>
          <w:color w:val="000000" w:themeColor="text1"/>
        </w:rPr>
        <w:instrText>ADDIN CSL_CITATION {"citationItems":[{"id":"ITEM-1","itemData":{"abstract":"The Autonomous Vehicle Readiness Index shows which countries are most prepared for driverless cars.","author":[{"dropping-particle":"","family":"KPMG","given":"","non-dropping-particle":"","parse-names":false,"suffix":""}],"id":"ITEM-1","issued":{"date-parts":[["2019"]]},"number-of-pages":"60","title":"2019 Autonomous Vehicles Readiness Index: Assessing countries’ preparedness for autonomous vehicles","type":"report"},"uris":["http://www.mendeley.com/documents/?uuid=2a962289-9981-4632-9eca-ef3f33be2d59"]},{"id":"ITEM-2","itemData":{"abstract":"The United States Government is committed to fostering surface transportation innovations to ensure the United States leads the world in automated vehicle (AV) technology development and integration while prioritizing safety, security, and privacy and safeguarding the freedoms enjoyed by Americans. The U.S. Government recognizes the value of industry leadership in the research, development, and integration of AV innovations. Such innovation requires appropriate oversight by the Government to ensure safety, open markets, allocation of scarce public resources, and protection of the public interest. Realizing the full potential of AVs will require collaboration and information sharing among stakeholders from industry, State, local, tribal, and territorial governments, academia, not-for-profit organizations, standards development organizations (SDO), and the Federal Government. This report presents a unifying posture to inform collaborative efforts in automated vehicles for all stakeholders and outlines past and current Federal Government efforts to address these areas of concern. It establishes U.S. Government principles that consist of three core interests, each of which is comprised of several sub-areas. (I) Protect Users and Communities; (II) Promote Efficient Markets; and (III) Facilitate Coordinated Efforts. Contents include: U.S. government AV technology principles; Administration efforts supporting AV technology growth and leadership; U.S. government investments and enabling activites in the AV sector; and U.S. government resources for AV sector innovators.","author":[{"dropping-particle":"","family":"National Science and Technology Council","given":"","non-dropping-particle":"","parse-names":false,"suffix":""},{"dropping-particle":"","family":"US DOT","given":"","non-dropping-particle":"","parse-names":false,"suffix":""}],"id":"ITEM-2","issue":"January","issued":{"date-parts":[["2020"]]},"number-of-pages":"56p","title":"Ensuring American Leadership in Automated Vehicle Technologies, Automated Vehicles 4.0","type":"report"},"uris":["http://www.mendeley.com/documents/?uuid=11cce781-6c40-454b-9b7c-d2240783082f"]}],"mendeley":{"formattedCitation":"(KPMG 2019; National Science and Technology Council and US DOT 2020)","plainTextFormattedCitation":"(KPMG 2019; National Science and Technology Council and US DOT 2020)","previouslyFormattedCitation":"(KPMG 2019; National Science and Technology Council and US DOT 2020)"},"properties":{"noteIndex":0},"schema":"https://github.com/citation-style-language/schema/raw/master/csl-citation.json"}</w:instrText>
      </w:r>
      <w:r w:rsidR="00816915">
        <w:rPr>
          <w:rStyle w:val="FootnoteReference"/>
          <w:color w:val="000000" w:themeColor="text1"/>
        </w:rPr>
        <w:fldChar w:fldCharType="separate"/>
      </w:r>
      <w:r w:rsidRPr="00B91FAC" w:rsidR="00B91FAC">
        <w:rPr>
          <w:bCs/>
          <w:noProof/>
          <w:color w:val="000000" w:themeColor="text1"/>
        </w:rPr>
        <w:t>(KPMG 2019; National Science and Technology Council and US DOT 2020)</w:t>
      </w:r>
      <w:r w:rsidR="00816915">
        <w:rPr>
          <w:rStyle w:val="FootnoteReference"/>
          <w:color w:val="000000" w:themeColor="text1"/>
        </w:rPr>
        <w:fldChar w:fldCharType="end"/>
      </w:r>
      <w:r w:rsidRPr="6E78AEC8">
        <w:rPr>
          <w:color w:val="000000" w:themeColor="text1"/>
        </w:rPr>
        <w:t xml:space="preserve"> </w:t>
      </w:r>
      <w:r w:rsidRPr="286899EF" w:rsidR="0DDA4E48">
        <w:rPr>
          <w:color w:val="000000" w:themeColor="text1"/>
        </w:rPr>
        <w:t xml:space="preserve"> </w:t>
      </w:r>
    </w:p>
    <w:p w:rsidRPr="004F5E6A" w:rsidR="00C77C1C" w:rsidP="00C77C1C" w:rsidRDefault="00C77C1C" w14:paraId="719C6F75" w14:textId="0AC1D08D">
      <w:pPr>
        <w:rPr>
          <w:color w:val="000000"/>
        </w:rPr>
      </w:pPr>
      <w:r w:rsidRPr="6E78AEC8">
        <w:rPr>
          <w:color w:val="000000" w:themeColor="text1"/>
        </w:rPr>
        <w:t>For safe and efficient navigation, autonomous vehicles should be able to mimic the ability to analyze and forecast the behavior of surrounding vehicles like an experienced human driver.  This ability is crucial when making tactical driving decisions like lane changing, overtaking. Since it is significantly associated with other driver</w:t>
      </w:r>
      <w:r w:rsidR="0016287B">
        <w:rPr>
          <w:color w:val="000000" w:themeColor="text1"/>
        </w:rPr>
        <w:t>'</w:t>
      </w:r>
      <w:r w:rsidRPr="6E78AEC8">
        <w:rPr>
          <w:color w:val="000000" w:themeColor="text1"/>
        </w:rPr>
        <w:t xml:space="preserve">s manners and road types, vehicle trajectory prediction (VTP) is a challenging but stimulating task. Figure 1 shows the number of articles that contain the term </w:t>
      </w:r>
      <w:r w:rsidR="0016287B">
        <w:rPr>
          <w:color w:val="000000" w:themeColor="text1"/>
        </w:rPr>
        <w:t>"</w:t>
      </w:r>
      <w:r w:rsidRPr="6E78AEC8">
        <w:rPr>
          <w:color w:val="000000" w:themeColor="text1"/>
        </w:rPr>
        <w:t>Vehicle trajectory prediction</w:t>
      </w:r>
      <w:r w:rsidR="0016287B">
        <w:rPr>
          <w:color w:val="000000" w:themeColor="text1"/>
        </w:rPr>
        <w:t>"</w:t>
      </w:r>
      <w:r w:rsidRPr="6E78AEC8">
        <w:rPr>
          <w:color w:val="000000" w:themeColor="text1"/>
        </w:rPr>
        <w:t xml:space="preserve"> from 2000 to 2019; the data was collected from Google Scholar. The number of studies involved in the prediction of vehicle trajectories has increased over the year, and most of them are within the last five years.</w:t>
      </w:r>
    </w:p>
    <w:p w:rsidRPr="004F5E6A" w:rsidR="00C77C1C" w:rsidP="00C77C1C" w:rsidRDefault="00C77C1C" w14:paraId="196CBCD7" w14:textId="77777777">
      <w:pPr>
        <w:jc w:val="center"/>
        <w:rPr>
          <w:color w:val="000000"/>
        </w:rPr>
      </w:pPr>
      <w:r w:rsidR="00C77C1C">
        <w:drawing>
          <wp:inline wp14:editId="0AA26553" wp14:anchorId="1A4730D5">
            <wp:extent cx="4398096" cy="2636978"/>
            <wp:effectExtent l="0" t="0" r="2540" b="0"/>
            <wp:docPr id="1640221597" name="Picture 1" title=""/>
            <wp:cNvGraphicFramePr>
              <a:graphicFrameLocks noChangeAspect="1"/>
            </wp:cNvGraphicFramePr>
            <a:graphic>
              <a:graphicData uri="http://schemas.openxmlformats.org/drawingml/2006/picture">
                <pic:pic>
                  <pic:nvPicPr>
                    <pic:cNvPr id="0" name="Picture 1"/>
                    <pic:cNvPicPr/>
                  </pic:nvPicPr>
                  <pic:blipFill>
                    <a:blip r:embed="R885c26a34c5a4c5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98096" cy="2636978"/>
                    </a:xfrm>
                    <a:prstGeom prst="rect">
                      <a:avLst/>
                    </a:prstGeom>
                  </pic:spPr>
                </pic:pic>
              </a:graphicData>
            </a:graphic>
          </wp:inline>
        </w:drawing>
      </w:r>
    </w:p>
    <w:p w:rsidRPr="004F5E6A" w:rsidR="00C77C1C" w:rsidP="00C77C1C" w:rsidRDefault="00C77C1C" w14:paraId="7B9535C8" w14:textId="26D319A9">
      <w:pPr>
        <w:pStyle w:val="Caption"/>
        <w:rPr>
          <w:color w:val="000000"/>
        </w:rPr>
      </w:pPr>
      <w:r>
        <w:t xml:space="preserve">Figure </w:t>
      </w:r>
      <w:r w:rsidRPr="6E78AEC8">
        <w:rPr>
          <w:highlight w:val="yellow"/>
        </w:rPr>
        <w:fldChar w:fldCharType="begin"/>
      </w:r>
      <w:r w:rsidRPr="6E78AEC8">
        <w:rPr>
          <w:highlight w:val="yellow"/>
        </w:rPr>
        <w:instrText xml:space="preserve"> SEQ Figure \* ARABIC </w:instrText>
      </w:r>
      <w:r w:rsidRPr="6E78AEC8">
        <w:rPr>
          <w:highlight w:val="yellow"/>
        </w:rPr>
        <w:fldChar w:fldCharType="separate"/>
      </w:r>
      <w:r w:rsidRPr="6E78AEC8">
        <w:rPr>
          <w:noProof/>
          <w:highlight w:val="yellow"/>
        </w:rPr>
        <w:t>1</w:t>
      </w:r>
      <w:r w:rsidRPr="6E78AEC8">
        <w:rPr>
          <w:highlight w:val="yellow"/>
        </w:rPr>
        <w:fldChar w:fldCharType="end"/>
      </w:r>
      <w:r>
        <w:t xml:space="preserve">. Numbers of Google scholar results with the term </w:t>
      </w:r>
      <w:r w:rsidR="0016287B">
        <w:t>"</w:t>
      </w:r>
      <w:r>
        <w:t>Vehicle trajectory prediction</w:t>
      </w:r>
      <w:r w:rsidR="0016287B">
        <w:t>"</w:t>
      </w:r>
      <w:r>
        <w:t xml:space="preserve"> between 2000 and 2019</w:t>
      </w:r>
    </w:p>
    <w:p w:rsidRPr="004F5E6A" w:rsidR="00C77C1C" w:rsidP="00C77C1C" w:rsidRDefault="00C77C1C" w14:paraId="263D23E8" w14:textId="506CFAD1">
      <w:pPr>
        <w:rPr>
          <w:color w:val="000000"/>
        </w:rPr>
      </w:pPr>
      <w:proofErr w:type="gramStart"/>
      <w:r w:rsidRPr="07D2FB1D">
        <w:rPr>
          <w:color w:val="000000" w:themeColor="text1"/>
        </w:rPr>
        <w:t>Generally, the</w:t>
      </w:r>
      <w:proofErr w:type="gramEnd"/>
      <w:r w:rsidRPr="07D2FB1D">
        <w:rPr>
          <w:color w:val="000000" w:themeColor="text1"/>
        </w:rPr>
        <w:t xml:space="preserve"> VTP models can forecast vehicle trajectories in the next few seconds based on the historical path of the object vehicle during the last few seconds. Those models could be categorized as maneuver-based models and end-to-end models, as illustrated in Figure 2</w:t>
      </w:r>
      <w:r w:rsidRPr="07D2FB1D" w:rsidR="005453E2">
        <w:rPr>
          <w:color w:val="000000" w:themeColor="text1"/>
        </w:rPr>
        <w:t xml:space="preserve"> </w:t>
      </w:r>
      <w:r w:rsidR="00816915">
        <w:rPr>
          <w:rStyle w:val="FootnoteReference"/>
          <w:color w:val="000000" w:themeColor="text1"/>
        </w:rPr>
        <w:fldChar w:fldCharType="begin" w:fldLock="1"/>
      </w:r>
      <w:r w:rsidR="008506D2">
        <w:rPr>
          <w:color w:val="000000" w:themeColor="text1"/>
        </w:rPr>
        <w:instrText>ADDIN CSL_CITATION {"citationItems":[{"id":"ITEM-1","itemData":{"DOI":"10.1109/ACCESS.2019.2907000","ISBN":"2017081809","ISSN":"21693536","abstract":"The long short-term memory (LSTM) model is one of the most commonly used vehicle trajectory predicting models. In this paper, we study two problems of the existing LSTM models for long-term trajectory prediction in dense traffic. First, the existing LSTM models cannot simultaneously describe the spatial interactions between different vehicles and the temporal relations between the trajectory time series. Thus, the existing models cannot accurately estimate the influence of the interactions in dense traffic. Second, the basic LSTM models often suffer from vanishing gradient problem and are, thus, hard to train for long time series. These two problems sometimes lead to large prediction errors in vehicle trajectory predicting. In this paper, we proposed a spatiooral LSTM-based trajectory prediction model (ST-LSTM) which includes two modifications. We embed spatial interactions into LSTM models to implicitly measure the interactions between neighboring vehicles. We also introduce shortcut connections between the inputs and the outputs of two consecutive LSTM layers to handle gradient vanishment. The proposed new model is evaluated on the I-80 and US-101 datasets. Results show that our new model has a higher trajectory predicting accuracy than one state-of-the-art model [maneuver-LSTM (M-LSTM)].","author":[{"dropping-particle":"","family":"Dai","given":"Shengzhe","non-dropping-particle":"","parse-names":false,"suffix":""},{"dropping-particle":"","family":"Li","given":"Li","non-dropping-particle":"","parse-names":false,"suffix":""},{"dropping-particle":"","family":"Li","given":"Zhiheng","non-dropping-particle":"","parse-names":false,"suffix":""}],"container-title":"IEEE Access","id":"ITEM-1","issued":{"date-parts":[["2019"]]},"page":"38287-38296","title":"Modeling Vehicle Interactions via Modified LSTM Models for Trajectory Prediction","type":"article-journal","volume":"7"},"uris":["http://www.mendeley.com/documents/?uuid=9b47beca-572f-4fb7-adb3-9741946dce22"]}],"mendeley":{"formattedCitation":"(Dai, Li, and Li 2019)","plainTextFormattedCitation":"(Dai, Li, and Li 2019)","previouslyFormattedCitation":"(Dai, Li, and Li 2019)"},"properties":{"noteIndex":0},"schema":"https://github.com/citation-style-language/schema/raw/master/csl-citation.json"}</w:instrText>
      </w:r>
      <w:r w:rsidR="00816915">
        <w:rPr>
          <w:rStyle w:val="FootnoteReference"/>
          <w:color w:val="000000" w:themeColor="text1"/>
        </w:rPr>
        <w:fldChar w:fldCharType="separate"/>
      </w:r>
      <w:r w:rsidRPr="00B91FAC" w:rsidR="00B91FAC">
        <w:rPr>
          <w:noProof/>
          <w:color w:val="000000" w:themeColor="text1"/>
        </w:rPr>
        <w:t>(Dai, Li, and Li 2019)</w:t>
      </w:r>
      <w:r w:rsidR="00816915">
        <w:rPr>
          <w:rStyle w:val="FootnoteReference"/>
          <w:color w:val="000000" w:themeColor="text1"/>
        </w:rPr>
        <w:fldChar w:fldCharType="end"/>
      </w:r>
      <w:r w:rsidRPr="07D2FB1D">
        <w:rPr>
          <w:color w:val="000000" w:themeColor="text1"/>
        </w:rPr>
        <w:t xml:space="preserve"> </w:t>
      </w:r>
      <w:r w:rsidR="00816915">
        <w:rPr>
          <w:rStyle w:val="FootnoteReference"/>
          <w:color w:val="000000" w:themeColor="text1"/>
          <w:highlight w:val="yellow"/>
        </w:rPr>
        <w:fldChar w:fldCharType="begin" w:fldLock="1"/>
      </w:r>
      <w:r w:rsidR="008506D2">
        <w:rPr>
          <w:color w:val="000000" w:themeColor="text1"/>
          <w:highlight w:val="yellow"/>
        </w:rPr>
        <w:instrText>ADDIN CSL_CITATION {"citationItems":[{"id":"ITEM-1","itemData":{"DOI":"10.1109/ACCESS.2019.2907000","ISBN":"2017081809","ISSN":"21693536","abstract":"The long short-term memory (LSTM) model is one of the most commonly used vehicle trajectory predicting models. In this paper, we study two problems of the existing LSTM models for long-term trajectory prediction in dense traffic. First, the existing LSTM models cannot simultaneously describe the spatial interactions between different vehicles and the temporal relations between the trajectory time series. Thus, the existing models cannot accurately estimate the influence of the interactions in dense traffic. Second, the basic LSTM models often suffer from vanishing gradient problem and are, thus, hard to train for long time series. These two problems sometimes lead to large prediction errors in vehicle trajectory predicting. In this paper, we proposed a spatiooral LSTM-based trajectory prediction model (ST-LSTM) which includes two modifications. We embed spatial interactions into LSTM models to implicitly measure the interactions between neighboring vehicles. We also introduce shortcut connections between the inputs and the outputs of two consecutive LSTM layers to handle gradient vanishment. The proposed new model is evaluated on the I-80 and US-101 datasets. Results show that our new model has a higher trajectory predicting accuracy than one state-of-the-art model [maneuver-LSTM (M-LSTM)].","author":[{"dropping-particle":"","family":"Dai","given":"Shengzhe","non-dropping-particle":"","parse-names":false,"suffix":""},{"dropping-particle":"","family":"Li","given":"Li","non-dropping-particle":"","parse-names":false,"suffix":""},{"dropping-particle":"","family":"Li","given":"Zhiheng","non-dropping-particle":"","parse-names":false,"suffix":""}],"container-title":"IEEE Access","id":"ITEM-1","issued":{"date-parts":[["2019"]]},"page":"38287-38296","title":"Modeling Vehicle Interactions via Modified LSTM Models for Trajectory Prediction","type":"article-journal","volume":"7"},"uris":["http://www.mendeley.com/documents/?uuid=9b47beca-572f-4fb7-adb3-9741946dce22"]}],"mendeley":{"formattedCitation":"(Dai, Li, and Li 2019)","plainTextFormattedCitation":"(Dai, Li, and Li 2019)","previouslyFormattedCitation":"(Dai, Li, and Li 2019)"},"properties":{"noteIndex":0},"schema":"https://github.com/citation-style-language/schema/raw/master/csl-citation.json"}</w:instrText>
      </w:r>
      <w:r w:rsidR="00816915">
        <w:rPr>
          <w:rStyle w:val="FootnoteReference"/>
          <w:color w:val="000000" w:themeColor="text1"/>
          <w:highlight w:val="yellow"/>
        </w:rPr>
        <w:fldChar w:fldCharType="separate"/>
      </w:r>
      <w:r w:rsidRPr="00B91FAC" w:rsidR="00B91FAC">
        <w:rPr>
          <w:noProof/>
          <w:color w:val="000000" w:themeColor="text1"/>
          <w:highlight w:val="yellow"/>
        </w:rPr>
        <w:t>(Dai, Li, and Li 2019)</w:t>
      </w:r>
      <w:r w:rsidR="00816915">
        <w:rPr>
          <w:rStyle w:val="FootnoteReference"/>
          <w:color w:val="000000" w:themeColor="text1"/>
          <w:highlight w:val="yellow"/>
        </w:rPr>
        <w:fldChar w:fldCharType="end"/>
      </w:r>
      <w:r w:rsidRPr="07D2FB1D">
        <w:rPr>
          <w:color w:val="000000" w:themeColor="text1"/>
        </w:rPr>
        <w:t xml:space="preserve">. The main difference between them is that the maneuver-based models have one extra step: maneuver recognition, which can indicate the motion maneuver. Recently, while approaches for maneuver-based models have shifted to the traditional Recurrent neural networks (RNN) models </w:t>
      </w:r>
      <w:r w:rsidR="00816915">
        <w:rPr>
          <w:rStyle w:val="FootnoteReference"/>
          <w:color w:val="000000" w:themeColor="text1"/>
          <w:highlight w:val="yellow"/>
        </w:rPr>
        <w:fldChar w:fldCharType="begin" w:fldLock="1"/>
      </w:r>
      <w:r w:rsidR="008506D2">
        <w:rPr>
          <w:color w:val="000000" w:themeColor="text1"/>
          <w:highlight w:val="yellow"/>
        </w:rPr>
        <w:instrText>ADDIN CSL_CITATION {"citationItems":[{"id":"ITEM-1","itemData":{"DOI":"10.1109/TVT.2019.2960110","ISBN":"1922500046","ISSN":"19399359","abstract":"Motion prediction for the leading vehicle is a critical task for connected autonomous vehicles. It provides a method to model the leading-following vehicle behavior and analysis their interactions. In this study, a joint time-series modeling approach for leading vehicle trajectory prediction considering different driving styles is proposed. The proposed method enables a precise and personalized trajectory prediction for the leading vehicle based on limited inter-vehicle communication signals, such as the vehicle speed and acceleration of the front vehicles. Three different driving styles are first recognized based on an unsupervised clustering algorithm, namely, Gaussian Mixture Model (GMM). The GMM generates a specific driving style for each vehicle based on the speed, acceleration, jerk, time, and space headway features of the leading vehicle. The feature importance of driving style recognition is also evaluated based on the Maximal Information Coefficient (MIC) algorithm. Then, a personalized joint time series modeling (JTSM) method based on the Long Short-Term Memory (LSTM) Recurrent Neural Network model (RNN) is proposed to predict the front vehicle trajectories. The JTSM contains a common LSTM layer and different fully connected regression layers for different driving styles. The proposed method is tested with the Next Generation Simulation (NGSIM) data on the US101, and I-80 highway dataset. The JTSM is tested for making predictions one to five seconds ahead. Results indicate that the proposed personalized JTSM approach shows a significant advantage over the baseline algorithms.","author":[{"dropping-particle":"","family":"Xing","given":"Yang","non-dropping-particle":"","parse-names":false,"suffix":""},{"dropping-particle":"","family":"Lv","given":"Chen","non-dropping-particle":"","parse-names":false,"suffix":""},{"dropping-particle":"","family":"Cao","given":"Dongpu","non-dropping-particle":"","parse-names":false,"suffix":""}],"container-title":"IEEE Transactions on Vehicular Technology","id":"ITEM-1","issue":"2","issued":{"date-parts":[["2020"]]},"page":"1341-1352","title":"Personalized Vehicle Trajectory Prediction Based on Joint Time-Series Modeling for Connected Vehicles","type":"article-journal","volume":"69"},"uris":["http://www.mendeley.com/documents/?uuid=ad5884e7-785f-402c-ab36-d0141aafa3da"]},{"id":"ITEM-2","itemData":{"abstract":"In the event of sensor failure, autonomous vehicles need to safely execute emergency maneuvers while avoiding other vehicles on the road. To accomplish this, the sensor-failed vehicle must predict the future semantic behaviors of other drivers, such as lane changes, as well as their future trajectories given a recent window of past sensor observations. We address the first issue of semantic behavior prediction in this paper, which is a precursor to trajectory prediction, by introducing a framework that leverages the power of recurrent neural networks (RNNs) and graphical models. Our goal is to predict the future categorical driving intent, for lane changes, of neighboring vehicles up to three seconds into the future given as little as a one-second window of past LIDAR, GPS, inertial, and map data. We collect real-world data containing over 20 hours of highway driving using an autonomous Toyota vehicle. We propose a composite RNN model by adopting the methodology of Structural Recurrent Neural Networks (RNNs) to learn factor functions and take advantage of both the high-level structure of graphical models and the sequence modeling power of RNNs, which we expect to afford more transparent modeling and activity than opaque, single RNN models. To demonstrate our approach, we validate our model using authentic interstate highway driving to predict the future lane change maneuvers of other vehicles neighboring our autonomous vehicle. We find that our composite Structural RNN outperforms baselines by as much as 12% in balanced accuracy metrics.","author":[{"dropping-particle":"","family":"Patel","given":"Sajan","non-dropping-particle":"","parse-names":false,"suffix":""},{"dropping-particle":"","family":"Griffin","given":"Brent","non-dropping-particle":"","parse-names":false,"suffix":""},{"dropping-particle":"","family":"Kusano","given":"Kristofer","non-dropping-particle":"","parse-names":false,"suffix":""},{"dropping-particle":"","family":"Corso","given":"Jason J.","non-dropping-particle":"","parse-names":false,"suffix":""}],"id":"ITEM-2","issued":{"date-parts":[["2018","1","12"]]},"title":"Predicting Future Lane Changes of Other Highway Vehicles using RNN-based Deep Models","type":"article-journal"},"uris":["http://www.mendeley.com/documents/?uuid=d0410bc5-6d50-366c-97ef-694342b1761f"]}],"mendeley":{"formattedCitation":"(Patel et al. 2018; Xing, Lv, and Cao 2020)","plainTextFormattedCitation":"(Patel et al. 2018; Xing, Lv, and Cao 2020)","previouslyFormattedCitation":"(Patel et al. 2018; Xing, Lv, and Cao 2020)"},"properties":{"noteIndex":0},"schema":"https://github.com/citation-style-language/schema/raw/master/csl-citation.json"}</w:instrText>
      </w:r>
      <w:r w:rsidR="00816915">
        <w:rPr>
          <w:rStyle w:val="FootnoteReference"/>
          <w:color w:val="000000" w:themeColor="text1"/>
          <w:highlight w:val="yellow"/>
        </w:rPr>
        <w:fldChar w:fldCharType="separate"/>
      </w:r>
      <w:r w:rsidRPr="00B91FAC" w:rsidR="00B91FAC">
        <w:rPr>
          <w:bCs/>
          <w:noProof/>
          <w:color w:val="000000" w:themeColor="text1"/>
          <w:highlight w:val="yellow"/>
        </w:rPr>
        <w:t>(Patel et al. 2018; Xing, Lv, and Cao 2020)</w:t>
      </w:r>
      <w:r w:rsidR="00816915">
        <w:rPr>
          <w:rStyle w:val="FootnoteReference"/>
          <w:color w:val="000000" w:themeColor="text1"/>
          <w:highlight w:val="yellow"/>
        </w:rPr>
        <w:fldChar w:fldCharType="end"/>
      </w:r>
      <w:r w:rsidRPr="07D2FB1D">
        <w:rPr>
          <w:color w:val="000000" w:themeColor="text1"/>
        </w:rPr>
        <w:t xml:space="preserve">, those of end-to-end models have developed based on the Long short-term memory (LSTM) model </w:t>
      </w:r>
      <w:r w:rsidR="00816915">
        <w:rPr>
          <w:rStyle w:val="FootnoteReference"/>
          <w:color w:val="000000" w:themeColor="text1"/>
          <w:highlight w:val="yellow"/>
        </w:rPr>
        <w:fldChar w:fldCharType="begin" w:fldLock="1"/>
      </w:r>
      <w:r w:rsidR="008506D2">
        <w:rPr>
          <w:color w:val="000000" w:themeColor="text1"/>
          <w:highlight w:val="yellow"/>
        </w:rPr>
        <w:instrText>ADDIN CSL_CITATION {"citationItems":[{"id":"ITEM-1","itemData":{"DOI":"10.1109/IVS.2018.8500493","ISBN":"9781538644522","abstract":"To safely and efficiently navigate through complex traffic scenarios, autonomous vehicles need to have the ability to predict the future motion of surrounding vehicles. Multiple interacting agents, the multi-modal nature of driver behavior, and the inherent uncertainty involved in the task make motion prediction of surrounding vehicles a challenging problem. In this paper, we present an LSTM model for interaction aware motion prediction of surrounding vehicles on freeways. Our model assigns confidence values to maneuvers being performed by vehicles and outputs a multi-modal distribution over future motion based on them. We compare our approach with the prior art for vehicle motion prediction on the publicly available NGSIM US-101 and I-80 datasets. Our results show an improvement in terms of RMS values of prediction error. We also present an ablative analysis of the components of our proposed model and analyze the predictions made by the model in complex traffic scenarios.","author":[{"dropping-particle":"","family":"Deo","given":"Nachiket","non-dropping-particle":"","parse-names":false,"suffix":""},{"dropping-particle":"","family":"Trivedi","given":"Mohan M.","non-dropping-particle":"","parse-names":false,"suffix":""}],"container-title":"IEEE Intelligent Vehicles Symposium, Proceedings","id":"ITEM-1","issued":{"date-parts":[["2018","10","18"]]},"page":"1179-1184","publisher":"Institute of Electrical and Electronics Engineers Inc.","title":"Multi-Modal Trajectory Prediction of Surrounding Vehicles with Maneuver based LSTMs","type":"paper-conference","volume":"2018-June"},"uris":["http://www.mendeley.com/documents/?uuid=1b06c2b0-3490-35b1-b1e5-378cc9546043"]},{"id":"ITEM-2","itemData":{"author":[{"dropping-particle":"","family":"Altché","given":"Florent","non-dropping-particle":"","parse-names":false,"suffix":""},{"dropping-particle":"La","family":"Fortelle","given":"Arnaud de","non-dropping-particle":"","parse-names":false,"suffix":""}],"container-title":"arXiv.org","id":"ITEM-2","issued":{"date-parts":[["2018"]]},"title":"An LSTM Network for Highway Trajectory Prediction","type":"article-journal"},"uris":["http://www.mendeley.com/documents/?uuid=adaf7486-8d3a-4cbe-b728-5fc44f1d2deb"]},{"id":"ITEM-3","itemData":{"abstract":"In this paper, we propose a deep learning based vehicle trajectory prediction technique which can generate the future trajectory sequence of surrounding vehicles in real time. We employ the encoder-decoder architecture which analyzes the pattern underlying in the past trajectory using the long short-term memory (LSTM) based encoder and generates the future trajectory sequence using the LSTM based decoder. This structure produces the K most likely trajectory candidates over occupancy grid map by employing the beam search technique which keeps the K locally best candidates from the decoder output. The experiments conducted on highway traffic scenarios show that the prediction accuracy of the proposed method is significantly higher than the conventional trajectory prediction techniques","author":[{"dropping-particle":"","family":"Park","given":"Seong Hyeon","non-dropping-particle":"","parse-names":false,"suffix":""},{"dropping-particle":"","family":"Kim","given":"ByeongDo","non-dropping-particle":"","parse-names":false,"suffix":""},{"dropping-particle":"","family":"Kang","given":"Chang Mook","non-dropping-particle":"","parse-names":false,"suffix":""},{"dropping-particle":"","family":"Chung","given":"Chung Choo","non-dropping-particle":"","parse-names":false,"suffix":""},{"dropping-particle":"","family":"Choi","given":"Jun Won","non-dropping-particle":"","parse-names":false,"suffix":""}],"container-title":"arXiv.org","id":"ITEM-3","issued":{"date-parts":[["2018"]]},"title":"Sequence-to-Sequence Prediction of Vehicle Trajectory via LSTM Encoder-Decoder Architecture","type":"article-journal"},"uris":["http://www.mendeley.com/documents/?uuid=e65f5905-a998-466e-ab6a-c6665e4d91a8"]}],"mendeley":{"formattedCitation":"(Altché and Fortelle 2018; Deo and Trivedi 2018b; Park et al. 2018)","plainTextFormattedCitation":"(Altché and Fortelle 2018; Deo and Trivedi 2018b; Park et al. 2018)","previouslyFormattedCitation":"(Altché and Fortelle 2018; Deo and Trivedi 2018b; Park et al. 2018)"},"properties":{"noteIndex":0},"schema":"https://github.com/citation-style-language/schema/raw/master/csl-citation.json"}</w:instrText>
      </w:r>
      <w:r w:rsidR="00816915">
        <w:rPr>
          <w:rStyle w:val="FootnoteReference"/>
          <w:color w:val="000000" w:themeColor="text1"/>
          <w:highlight w:val="yellow"/>
        </w:rPr>
        <w:fldChar w:fldCharType="separate"/>
      </w:r>
      <w:r w:rsidRPr="00B91FAC" w:rsidR="00B91FAC">
        <w:rPr>
          <w:noProof/>
          <w:color w:val="000000" w:themeColor="text1"/>
          <w:highlight w:val="yellow"/>
        </w:rPr>
        <w:t>(Altché and Fortelle 2018; Deo and Trivedi 2018b; Park et al. 2018)</w:t>
      </w:r>
      <w:r w:rsidR="00816915">
        <w:rPr>
          <w:rStyle w:val="FootnoteReference"/>
          <w:color w:val="000000" w:themeColor="text1"/>
          <w:highlight w:val="yellow"/>
        </w:rPr>
        <w:fldChar w:fldCharType="end"/>
      </w:r>
      <w:r w:rsidRPr="07D2FB1D">
        <w:rPr>
          <w:color w:val="000000" w:themeColor="text1"/>
        </w:rPr>
        <w:t>. RNN is a feed</w:t>
      </w:r>
      <w:r w:rsidR="00FB2496">
        <w:rPr>
          <w:color w:val="000000" w:themeColor="text1"/>
        </w:rPr>
        <w:t>-</w:t>
      </w:r>
      <w:r w:rsidRPr="07D2FB1D">
        <w:rPr>
          <w:color w:val="000000" w:themeColor="text1"/>
        </w:rPr>
        <w:t>forward artificial neural network that can use their internal state to process variable-length sequences of inputs. In comparison, the LSTM is a class of RNN that can overcome the vanishing gradient problem. Both have proven their merits in classifying, predicting based on time series data.</w:t>
      </w:r>
    </w:p>
    <w:p w:rsidR="00C77C1C" w:rsidP="00C77C1C" w:rsidRDefault="00C77C1C" w14:paraId="129744A4" w14:textId="77777777">
      <w:pPr>
        <w:jc w:val="center"/>
        <w:rPr>
          <w:color w:val="000000"/>
        </w:rPr>
      </w:pPr>
      <w:r w:rsidR="00C77C1C">
        <w:drawing>
          <wp:inline wp14:editId="3D478B86" wp14:anchorId="1AC2A272">
            <wp:extent cx="3954920" cy="1405512"/>
            <wp:effectExtent l="0" t="0" r="7620" b="0"/>
            <wp:docPr id="1667711619" name="Picture 2" title=""/>
            <wp:cNvGraphicFramePr>
              <a:graphicFrameLocks noChangeAspect="1"/>
            </wp:cNvGraphicFramePr>
            <a:graphic>
              <a:graphicData uri="http://schemas.openxmlformats.org/drawingml/2006/picture">
                <pic:pic>
                  <pic:nvPicPr>
                    <pic:cNvPr id="0" name="Picture 2"/>
                    <pic:cNvPicPr/>
                  </pic:nvPicPr>
                  <pic:blipFill>
                    <a:blip r:embed="R564050c4ba4f46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54920" cy="1405512"/>
                    </a:xfrm>
                    <a:prstGeom prst="rect">
                      <a:avLst/>
                    </a:prstGeom>
                  </pic:spPr>
                </pic:pic>
              </a:graphicData>
            </a:graphic>
          </wp:inline>
        </w:drawing>
      </w:r>
    </w:p>
    <w:p w:rsidR="00C77C1C" w:rsidP="00C77C1C" w:rsidRDefault="00C77C1C" w14:paraId="5030F462" w14:textId="52EFAF65">
      <w:pPr>
        <w:pStyle w:val="Caption"/>
      </w:pPr>
      <w:r>
        <w:t xml:space="preserve">Figure </w:t>
      </w:r>
      <w:r>
        <w:fldChar w:fldCharType="begin"/>
      </w:r>
      <w:r>
        <w:instrText>SEQ Figure \* ARABIC</w:instrText>
      </w:r>
      <w:r>
        <w:fldChar w:fldCharType="separate"/>
      </w:r>
      <w:r>
        <w:rPr>
          <w:noProof/>
        </w:rPr>
        <w:t>2</w:t>
      </w:r>
      <w:r>
        <w:fldChar w:fldCharType="end"/>
      </w:r>
      <w:r>
        <w:t>. Two typical types of vehicle trajectory prediction model</w:t>
      </w:r>
    </w:p>
    <w:p w:rsidRPr="00EF618C" w:rsidR="00EF618C" w:rsidP="00EF618C" w:rsidRDefault="00EF618C" w14:paraId="502899B8" w14:textId="5DA39EE9">
      <w:r w:rsidRPr="00644239">
        <w:t>In most of the VTP models, the motion maneuvers were set as straight highway roads for the sake of simplification</w:t>
      </w:r>
      <w:r>
        <w:t>, and</w:t>
      </w:r>
      <w:r w:rsidRPr="00644239">
        <w:t xml:space="preserve"> those models </w:t>
      </w:r>
      <w:r>
        <w:t xml:space="preserve">thus </w:t>
      </w:r>
      <w:r w:rsidRPr="00644239">
        <w:t xml:space="preserve">were developed based on the data sets from freeways (I-80 and US-101) of the Next Generation Simulation (NGSIM) project. In each case, the data set includes complete vehicle trajectories for all vehicles over the freeway from the entrance to exit. Although many VTP studies used the NGSIM data, an adequate number of researchers have found the unrealistic and inaccuracy in them. Moreover, the data sets were collected more than ten years ago, and they contain the trajectories of a few thousand vehicles over a short distance and duration. Therefore, the models that built on it may produce senseless predictions. </w:t>
      </w:r>
    </w:p>
    <w:p w:rsidRPr="009E26CC" w:rsidR="00F170A3" w:rsidP="00F170A3" w:rsidRDefault="006C35C7" w14:paraId="20734959" w14:textId="0AF73438">
      <w:pPr>
        <w:pStyle w:val="Heading1"/>
        <w:rPr>
          <w:highlight w:val="yellow"/>
        </w:rPr>
      </w:pPr>
      <w:r w:rsidRPr="149E60B3">
        <w:rPr>
          <w:rPrChange w:author="Zhang, Jack (Yunpeng)" w:date="2020-07-28T01:35:00Z" w:id="2">
            <w:rPr>
              <w:highlight w:val="yellow"/>
            </w:rPr>
          </w:rPrChange>
        </w:rPr>
        <w:lastRenderedPageBreak/>
        <w:t>research problem</w:t>
      </w:r>
    </w:p>
    <w:p w:rsidRPr="009E26CC" w:rsidR="005A5B0B" w:rsidP="149E60B3" w:rsidRDefault="005A5B0B" w14:paraId="7E1B33E3" w14:textId="0BA6D776">
      <w:pPr>
        <w:rPr>
          <w:rPrChange w:author="Zhang, Jack (Yunpeng)" w:date="2020-07-28T01:35:00Z" w:id="3">
            <w:rPr>
              <w:highlight w:val="yellow"/>
            </w:rPr>
          </w:rPrChange>
        </w:rPr>
      </w:pPr>
      <w:r w:rsidRPr="149E60B3">
        <w:rPr>
          <w:rPrChange w:author="Zhang, Jack (Yunpeng)" w:date="2020-07-28T01:35:00Z" w:id="4">
            <w:rPr>
              <w:highlight w:val="yellow"/>
            </w:rPr>
          </w:rPrChange>
        </w:rPr>
        <w:t xml:space="preserve">In summary, </w:t>
      </w:r>
      <w:r w:rsidRPr="149E60B3" w:rsidR="00A13204">
        <w:rPr>
          <w:rPrChange w:author="Zhang, Jack (Yunpeng)" w:date="2020-07-28T01:35:00Z" w:id="5">
            <w:rPr>
              <w:highlight w:val="yellow"/>
            </w:rPr>
          </w:rPrChange>
        </w:rPr>
        <w:t>the research problems in previous studies on vehicle trajector</w:t>
      </w:r>
      <w:r w:rsidRPr="149E60B3" w:rsidR="006D6D50">
        <w:rPr>
          <w:rPrChange w:author="Zhang, Jack (Yunpeng)" w:date="2020-07-28T01:35:00Z" w:id="6">
            <w:rPr>
              <w:highlight w:val="yellow"/>
            </w:rPr>
          </w:rPrChange>
        </w:rPr>
        <w:t>y predictions</w:t>
      </w:r>
      <w:r w:rsidRPr="149E60B3" w:rsidR="00D36B4E">
        <w:rPr>
          <w:rPrChange w:author="Zhang, Jack (Yunpeng)" w:date="2020-07-28T01:35:00Z" w:id="7">
            <w:rPr>
              <w:highlight w:val="yellow"/>
            </w:rPr>
          </w:rPrChange>
        </w:rPr>
        <w:t xml:space="preserve"> are</w:t>
      </w:r>
    </w:p>
    <w:p w:rsidRPr="009E26CC" w:rsidR="00605CF4" w:rsidP="004A7736" w:rsidRDefault="00081AF0" w14:paraId="023E2D96" w14:textId="735D87A7">
      <w:pPr>
        <w:pStyle w:val="ListParagraph"/>
        <w:numPr>
          <w:ilvl w:val="0"/>
          <w:numId w:val="20"/>
        </w:numPr>
        <w:rPr>
          <w:highlight w:val="yellow"/>
        </w:rPr>
      </w:pPr>
      <w:r w:rsidRPr="149E60B3">
        <w:rPr>
          <w:rPrChange w:author="Zhang, Jack (Yunpeng)" w:date="2020-07-28T01:35:00Z" w:id="8">
            <w:rPr>
              <w:highlight w:val="yellow"/>
            </w:rPr>
          </w:rPrChange>
        </w:rPr>
        <w:t>T</w:t>
      </w:r>
      <w:r w:rsidRPr="149E60B3" w:rsidR="004D23A6">
        <w:rPr>
          <w:rPrChange w:author="Zhang, Jack (Yunpeng)" w:date="2020-07-28T01:35:00Z" w:id="9">
            <w:rPr>
              <w:highlight w:val="yellow"/>
            </w:rPr>
          </w:rPrChange>
        </w:rPr>
        <w:t>hey focus</w:t>
      </w:r>
      <w:r w:rsidRPr="149E60B3" w:rsidR="00AA1942">
        <w:rPr>
          <w:rPrChange w:author="Zhang, Jack (Yunpeng)" w:date="2020-07-28T01:35:00Z" w:id="10">
            <w:rPr>
              <w:highlight w:val="yellow"/>
            </w:rPr>
          </w:rPrChange>
        </w:rPr>
        <w:t>ed</w:t>
      </w:r>
      <w:r w:rsidRPr="149E60B3" w:rsidR="004D23A6">
        <w:rPr>
          <w:rPrChange w:author="Zhang, Jack (Yunpeng)" w:date="2020-07-28T01:35:00Z" w:id="11">
            <w:rPr>
              <w:highlight w:val="yellow"/>
            </w:rPr>
          </w:rPrChange>
        </w:rPr>
        <w:t xml:space="preserve"> on </w:t>
      </w:r>
      <w:r w:rsidRPr="149E60B3" w:rsidR="00AA1942">
        <w:rPr>
          <w:rPrChange w:author="Zhang, Jack (Yunpeng)" w:date="2020-07-28T01:35:00Z" w:id="12">
            <w:rPr>
              <w:highlight w:val="yellow"/>
            </w:rPr>
          </w:rPrChange>
        </w:rPr>
        <w:t>developing the prediction algorithm</w:t>
      </w:r>
      <w:r w:rsidRPr="149E60B3" w:rsidR="00B36061">
        <w:rPr>
          <w:rPrChange w:author="Zhang, Jack (Yunpeng)" w:date="2020-07-28T01:35:00Z" w:id="13">
            <w:rPr>
              <w:highlight w:val="yellow"/>
            </w:rPr>
          </w:rPrChange>
        </w:rPr>
        <w:t xml:space="preserve"> based on </w:t>
      </w:r>
      <w:r w:rsidRPr="149E60B3" w:rsidR="000F77AB">
        <w:rPr>
          <w:rPrChange w:author="Zhang, Jack (Yunpeng)" w:date="2020-07-28T01:35:00Z" w:id="14">
            <w:rPr>
              <w:highlight w:val="yellow"/>
            </w:rPr>
          </w:rPrChange>
        </w:rPr>
        <w:t xml:space="preserve">the </w:t>
      </w:r>
      <w:r w:rsidRPr="149E60B3" w:rsidR="00B36061">
        <w:rPr>
          <w:rPrChange w:author="Zhang, Jack (Yunpeng)" w:date="2020-07-28T01:35:00Z" w:id="15">
            <w:rPr>
              <w:highlight w:val="yellow"/>
            </w:rPr>
          </w:rPrChange>
        </w:rPr>
        <w:t xml:space="preserve">LSTM </w:t>
      </w:r>
      <w:r w:rsidRPr="149E60B3" w:rsidR="000F77AB">
        <w:rPr>
          <w:rPrChange w:author="Zhang, Jack (Yunpeng)" w:date="2020-07-28T01:35:00Z" w:id="16">
            <w:rPr>
              <w:highlight w:val="yellow"/>
            </w:rPr>
          </w:rPrChange>
        </w:rPr>
        <w:t>algorithm,</w:t>
      </w:r>
      <w:r w:rsidRPr="149E60B3" w:rsidR="00AA1942">
        <w:rPr>
          <w:rPrChange w:author="Zhang, Jack (Yunpeng)" w:date="2020-07-28T01:35:00Z" w:id="17">
            <w:rPr>
              <w:highlight w:val="yellow"/>
            </w:rPr>
          </w:rPrChange>
        </w:rPr>
        <w:t xml:space="preserve"> but</w:t>
      </w:r>
      <w:r w:rsidRPr="149E60B3" w:rsidR="00B36061">
        <w:rPr>
          <w:rPrChange w:author="Zhang, Jack (Yunpeng)" w:date="2020-07-28T01:35:00Z" w:id="18">
            <w:rPr>
              <w:highlight w:val="yellow"/>
            </w:rPr>
          </w:rPrChange>
        </w:rPr>
        <w:t xml:space="preserve"> this </w:t>
      </w:r>
      <w:r w:rsidRPr="149E60B3" w:rsidR="00605CF4">
        <w:rPr>
          <w:rPrChange w:author="Zhang, Jack (Yunpeng)" w:date="2020-07-28T01:35:00Z" w:id="19">
            <w:rPr>
              <w:highlight w:val="yellow"/>
            </w:rPr>
          </w:rPrChange>
        </w:rPr>
        <w:t xml:space="preserve">network model has </w:t>
      </w:r>
      <w:r w:rsidRPr="149E60B3" w:rsidR="00B36061">
        <w:rPr>
          <w:rPrChange w:author="Zhang, Jack (Yunpeng)" w:date="2020-07-28T01:35:00Z" w:id="20">
            <w:rPr>
              <w:highlight w:val="yellow"/>
            </w:rPr>
          </w:rPrChange>
        </w:rPr>
        <w:t>a few drawbacks which are discussed as below:</w:t>
      </w:r>
      <w:r w:rsidRPr="149E60B3" w:rsidR="00AA1942">
        <w:rPr>
          <w:rPrChange w:author="Zhang, Jack (Yunpeng)" w:date="2020-07-28T01:35:00Z" w:id="21">
            <w:rPr>
              <w:highlight w:val="yellow"/>
            </w:rPr>
          </w:rPrChange>
        </w:rPr>
        <w:t xml:space="preserve"> </w:t>
      </w:r>
    </w:p>
    <w:p w:rsidRPr="009E26CC" w:rsidR="00D660CB" w:rsidP="00605CF4" w:rsidRDefault="00605CF4" w14:paraId="1E79EE6B" w14:textId="46E24BB5">
      <w:pPr>
        <w:pStyle w:val="ListParagraph"/>
        <w:numPr>
          <w:ilvl w:val="1"/>
          <w:numId w:val="20"/>
        </w:numPr>
        <w:rPr>
          <w:highlight w:val="yellow"/>
        </w:rPr>
      </w:pPr>
      <w:r w:rsidRPr="149E60B3">
        <w:rPr>
          <w:rPrChange w:author="Zhang, Jack (Yunpeng)" w:date="2020-07-28T01:35:00Z" w:id="22">
            <w:rPr>
              <w:highlight w:val="yellow"/>
            </w:rPr>
          </w:rPrChange>
        </w:rPr>
        <w:t>Traditional RNN/LSTM and variants are not a good match for hardware acceleration</w:t>
      </w:r>
      <w:r w:rsidRPr="149E60B3" w:rsidR="00D660CB">
        <w:rPr>
          <w:rPrChange w:author="Zhang, Jack (Yunpeng)" w:date="2020-07-28T01:35:00Z" w:id="23">
            <w:rPr>
              <w:highlight w:val="yellow"/>
            </w:rPr>
          </w:rPrChange>
        </w:rPr>
        <w:t>. They require a lot of resources and time to get trained and become ready for real-world applications</w:t>
      </w:r>
      <w:r w:rsidRPr="149E60B3" w:rsidR="001301AE">
        <w:rPr>
          <w:rPrChange w:author="Zhang, Jack (Yunpeng)" w:date="2020-07-28T01:35:00Z" w:id="24">
            <w:rPr>
              <w:highlight w:val="yellow"/>
            </w:rPr>
          </w:rPrChange>
        </w:rPr>
        <w:t>. Thus, hardware-wise, LSTMs become quite inefficient.</w:t>
      </w:r>
    </w:p>
    <w:p w:rsidRPr="009E26CC" w:rsidR="00574E71" w:rsidP="00605CF4" w:rsidRDefault="001301AE" w14:paraId="625E48A2" w14:textId="77777777">
      <w:pPr>
        <w:pStyle w:val="ListParagraph"/>
        <w:numPr>
          <w:ilvl w:val="1"/>
          <w:numId w:val="20"/>
        </w:numPr>
        <w:rPr>
          <w:highlight w:val="yellow"/>
        </w:rPr>
      </w:pPr>
      <w:r w:rsidRPr="149E60B3">
        <w:rPr>
          <w:rPrChange w:author="Zhang, Jack (Yunpeng)" w:date="2020-07-28T01:35:00Z" w:id="25">
            <w:rPr>
              <w:highlight w:val="yellow"/>
            </w:rPr>
          </w:rPrChange>
        </w:rPr>
        <w:t>With the rise of data mining, developers are looking for a model that can remember past information for a longer time than LSTMs. The source of inspiration for such kind of model is the human habit of dividing a given piece of information into small parts for easy remembrance</w:t>
      </w:r>
      <w:r w:rsidRPr="149E60B3" w:rsidR="00605CF4">
        <w:rPr>
          <w:rPrChange w:author="Zhang, Jack (Yunpeng)" w:date="2020-07-28T01:35:00Z" w:id="26">
            <w:rPr>
              <w:highlight w:val="yellow"/>
            </w:rPr>
          </w:rPrChange>
        </w:rPr>
        <w:t xml:space="preserve"> </w:t>
      </w:r>
    </w:p>
    <w:p w:rsidRPr="009E26CC" w:rsidR="000D7971" w:rsidP="00605CF4" w:rsidRDefault="00574E71" w14:paraId="3A0FAA98" w14:textId="47C8C471">
      <w:pPr>
        <w:pStyle w:val="ListParagraph"/>
        <w:numPr>
          <w:ilvl w:val="1"/>
          <w:numId w:val="20"/>
        </w:numPr>
        <w:rPr>
          <w:highlight w:val="yellow"/>
        </w:rPr>
      </w:pPr>
      <w:r w:rsidRPr="149E60B3">
        <w:rPr>
          <w:rPrChange w:author="Zhang, Jack (Yunpeng)" w:date="2020-07-28T01:35:00Z" w:id="27">
            <w:rPr>
              <w:highlight w:val="yellow"/>
            </w:rPr>
          </w:rPrChange>
        </w:rPr>
        <w:t xml:space="preserve">LSTMs are prone to overfitting and it is difficult to apply the dropout algorithm to curb this issue. </w:t>
      </w:r>
    </w:p>
    <w:p w:rsidRPr="009E26CC" w:rsidR="006D6D50" w:rsidP="00B029F2" w:rsidRDefault="003307BE" w14:paraId="1218092E" w14:textId="1E01AADE">
      <w:pPr>
        <w:pStyle w:val="ListParagraph"/>
        <w:numPr>
          <w:ilvl w:val="0"/>
          <w:numId w:val="20"/>
        </w:numPr>
        <w:rPr>
          <w:highlight w:val="yellow"/>
        </w:rPr>
      </w:pPr>
      <w:r w:rsidRPr="149E60B3">
        <w:rPr>
          <w:rPrChange w:author="Zhang, Jack (Yunpeng)" w:date="2020-07-28T01:35:00Z" w:id="28">
            <w:rPr>
              <w:highlight w:val="yellow"/>
            </w:rPr>
          </w:rPrChange>
        </w:rPr>
        <w:t xml:space="preserve">In most of studies, the prediction models were trained </w:t>
      </w:r>
      <w:r w:rsidRPr="149E60B3" w:rsidR="00044B4B">
        <w:rPr>
          <w:rPrChange w:author="Zhang, Jack (Yunpeng)" w:date="2020-07-28T01:35:00Z" w:id="29">
            <w:rPr>
              <w:highlight w:val="yellow"/>
            </w:rPr>
          </w:rPrChange>
        </w:rPr>
        <w:t>with</w:t>
      </w:r>
      <w:r w:rsidRPr="149E60B3">
        <w:rPr>
          <w:rPrChange w:author="Zhang, Jack (Yunpeng)" w:date="2020-07-28T01:35:00Z" w:id="30">
            <w:rPr>
              <w:highlight w:val="yellow"/>
            </w:rPr>
          </w:rPrChange>
        </w:rPr>
        <w:t xml:space="preserve"> only</w:t>
      </w:r>
      <w:r w:rsidRPr="149E60B3" w:rsidR="00044B4B">
        <w:rPr>
          <w:rPrChange w:author="Zhang, Jack (Yunpeng)" w:date="2020-07-28T01:35:00Z" w:id="31">
            <w:rPr>
              <w:highlight w:val="yellow"/>
            </w:rPr>
          </w:rPrChange>
        </w:rPr>
        <w:t xml:space="preserve"> one dataset</w:t>
      </w:r>
      <w:r w:rsidRPr="149E60B3" w:rsidR="00AF5966">
        <w:rPr>
          <w:rPrChange w:author="Zhang, Jack (Yunpeng)" w:date="2020-07-28T01:35:00Z" w:id="32">
            <w:rPr>
              <w:highlight w:val="yellow"/>
            </w:rPr>
          </w:rPrChange>
        </w:rPr>
        <w:t xml:space="preserve"> - NGSIM</w:t>
      </w:r>
      <w:r w:rsidRPr="149E60B3" w:rsidR="00044B4B">
        <w:rPr>
          <w:rPrChange w:author="Zhang, Jack (Yunpeng)" w:date="2020-07-28T01:35:00Z" w:id="33">
            <w:rPr>
              <w:highlight w:val="yellow"/>
            </w:rPr>
          </w:rPrChange>
        </w:rPr>
        <w:t xml:space="preserve">, which </w:t>
      </w:r>
      <w:r w:rsidRPr="149E60B3" w:rsidR="005A3C9D">
        <w:rPr>
          <w:rPrChange w:author="Zhang, Jack (Yunpeng)" w:date="2020-07-28T01:35:00Z" w:id="34">
            <w:rPr>
              <w:highlight w:val="yellow"/>
            </w:rPr>
          </w:rPrChange>
        </w:rPr>
        <w:t>make us</w:t>
      </w:r>
      <w:r w:rsidRPr="149E60B3" w:rsidR="00DC2FBE">
        <w:rPr>
          <w:rPrChange w:author="Zhang, Jack (Yunpeng)" w:date="2020-07-28T01:35:00Z" w:id="35">
            <w:rPr>
              <w:highlight w:val="yellow"/>
            </w:rPr>
          </w:rPrChange>
        </w:rPr>
        <w:t xml:space="preserve"> hard to evaluate </w:t>
      </w:r>
      <w:r w:rsidRPr="149E60B3" w:rsidR="005A3C9D">
        <w:rPr>
          <w:rPrChange w:author="Zhang, Jack (Yunpeng)" w:date="2020-07-28T01:35:00Z" w:id="36">
            <w:rPr>
              <w:highlight w:val="yellow"/>
            </w:rPr>
          </w:rPrChange>
        </w:rPr>
        <w:t>how good the model is</w:t>
      </w:r>
      <w:r w:rsidRPr="149E60B3" w:rsidR="00AF5966">
        <w:rPr>
          <w:rPrChange w:author="Zhang, Jack (Yunpeng)" w:date="2020-07-28T01:35:00Z" w:id="37">
            <w:rPr>
              <w:highlight w:val="yellow"/>
            </w:rPr>
          </w:rPrChange>
        </w:rPr>
        <w:t xml:space="preserve">. </w:t>
      </w:r>
      <w:proofErr w:type="gramStart"/>
      <w:r w:rsidRPr="149E60B3" w:rsidR="00667B47">
        <w:rPr>
          <w:rPrChange w:author="Zhang, Jack (Yunpeng)" w:date="2020-07-28T01:35:00Z" w:id="38">
            <w:rPr>
              <w:highlight w:val="yellow"/>
            </w:rPr>
          </w:rPrChange>
        </w:rPr>
        <w:t>In order to</w:t>
      </w:r>
      <w:proofErr w:type="gramEnd"/>
      <w:r w:rsidRPr="149E60B3" w:rsidR="00667B47">
        <w:rPr>
          <w:rPrChange w:author="Zhang, Jack (Yunpeng)" w:date="2020-07-28T01:35:00Z" w:id="39">
            <w:rPr>
              <w:highlight w:val="yellow"/>
            </w:rPr>
          </w:rPrChange>
        </w:rPr>
        <w:t xml:space="preserve"> have </w:t>
      </w:r>
      <w:r w:rsidRPr="149E60B3" w:rsidR="005453E2">
        <w:rPr>
          <w:rPrChange w:author="Zhang, Jack (Yunpeng)" w:date="2020-07-28T01:35:00Z" w:id="40">
            <w:rPr>
              <w:highlight w:val="yellow"/>
            </w:rPr>
          </w:rPrChange>
        </w:rPr>
        <w:t>the</w:t>
      </w:r>
      <w:r w:rsidRPr="149E60B3" w:rsidR="00667B47">
        <w:rPr>
          <w:rPrChange w:author="Zhang, Jack (Yunpeng)" w:date="2020-07-28T01:35:00Z" w:id="41">
            <w:rPr>
              <w:highlight w:val="yellow"/>
            </w:rPr>
          </w:rPrChange>
        </w:rPr>
        <w:t xml:space="preserve"> ability to p</w:t>
      </w:r>
      <w:r w:rsidRPr="149E60B3" w:rsidR="00D24B21">
        <w:rPr>
          <w:rPrChange w:author="Zhang, Jack (Yunpeng)" w:date="2020-07-28T01:35:00Z" w:id="42">
            <w:rPr>
              <w:highlight w:val="yellow"/>
            </w:rPr>
          </w:rPrChange>
        </w:rPr>
        <w:t>er</w:t>
      </w:r>
      <w:r w:rsidRPr="149E60B3" w:rsidR="00667B47">
        <w:rPr>
          <w:rPrChange w:author="Zhang, Jack (Yunpeng)" w:date="2020-07-28T01:35:00Z" w:id="43">
            <w:rPr>
              <w:highlight w:val="yellow"/>
            </w:rPr>
          </w:rPrChange>
        </w:rPr>
        <w:t>form</w:t>
      </w:r>
      <w:r w:rsidRPr="149E60B3" w:rsidR="00C63CA4">
        <w:rPr>
          <w:rPrChange w:author="Zhang, Jack (Yunpeng)" w:date="2020-07-28T01:35:00Z" w:id="44">
            <w:rPr>
              <w:highlight w:val="yellow"/>
            </w:rPr>
          </w:rPrChange>
        </w:rPr>
        <w:t xml:space="preserve"> well in a wide range of situation</w:t>
      </w:r>
      <w:r w:rsidRPr="149E60B3" w:rsidR="00D24B21">
        <w:rPr>
          <w:rPrChange w:author="Zhang, Jack (Yunpeng)" w:date="2020-07-28T01:35:00Z" w:id="45">
            <w:rPr>
              <w:highlight w:val="yellow"/>
            </w:rPr>
          </w:rPrChange>
        </w:rPr>
        <w:t>s</w:t>
      </w:r>
      <w:r w:rsidRPr="149E60B3" w:rsidR="00C63CA4">
        <w:rPr>
          <w:rPrChange w:author="Zhang, Jack (Yunpeng)" w:date="2020-07-28T01:35:00Z" w:id="46">
            <w:rPr>
              <w:highlight w:val="yellow"/>
            </w:rPr>
          </w:rPrChange>
        </w:rPr>
        <w:t>, the prediction model is needed to be</w:t>
      </w:r>
      <w:r w:rsidRPr="149E60B3" w:rsidR="002412F8">
        <w:rPr>
          <w:rPrChange w:author="Zhang, Jack (Yunpeng)" w:date="2020-07-28T01:35:00Z" w:id="47">
            <w:rPr>
              <w:highlight w:val="yellow"/>
            </w:rPr>
          </w:rPrChange>
        </w:rPr>
        <w:t xml:space="preserve"> trained on the data </w:t>
      </w:r>
      <w:r w:rsidRPr="149E60B3" w:rsidR="00FC2AFA">
        <w:rPr>
          <w:rPrChange w:author="Zhang, Jack (Yunpeng)" w:date="2020-07-28T01:35:00Z" w:id="48">
            <w:rPr>
              <w:highlight w:val="yellow"/>
            </w:rPr>
          </w:rPrChange>
        </w:rPr>
        <w:t xml:space="preserve">set </w:t>
      </w:r>
      <w:r w:rsidRPr="149E60B3" w:rsidR="002412F8">
        <w:rPr>
          <w:rPrChange w:author="Zhang, Jack (Yunpeng)" w:date="2020-07-28T01:35:00Z" w:id="49">
            <w:rPr>
              <w:highlight w:val="yellow"/>
            </w:rPr>
          </w:rPrChange>
        </w:rPr>
        <w:t xml:space="preserve">collected from as many as </w:t>
      </w:r>
      <w:r w:rsidRPr="149E60B3" w:rsidR="001047A2">
        <w:rPr>
          <w:rPrChange w:author="Zhang, Jack (Yunpeng)" w:date="2020-07-28T01:35:00Z" w:id="50">
            <w:rPr>
              <w:highlight w:val="yellow"/>
            </w:rPr>
          </w:rPrChange>
        </w:rPr>
        <w:t xml:space="preserve">possible </w:t>
      </w:r>
      <w:r w:rsidRPr="149E60B3" w:rsidR="00AF5966">
        <w:rPr>
          <w:rPrChange w:author="Zhang, Jack (Yunpeng)" w:date="2020-07-28T01:35:00Z" w:id="51">
            <w:rPr>
              <w:highlight w:val="yellow"/>
            </w:rPr>
          </w:rPrChange>
        </w:rPr>
        <w:t>highway</w:t>
      </w:r>
      <w:r w:rsidRPr="149E60B3" w:rsidR="001047A2">
        <w:rPr>
          <w:rPrChange w:author="Zhang, Jack (Yunpeng)" w:date="2020-07-28T01:35:00Z" w:id="52">
            <w:rPr>
              <w:highlight w:val="yellow"/>
            </w:rPr>
          </w:rPrChange>
        </w:rPr>
        <w:t xml:space="preserve"> types. </w:t>
      </w:r>
    </w:p>
    <w:p w:rsidR="00F170A3" w:rsidP="00F170A3" w:rsidRDefault="006C35C7" w14:paraId="60D8FBED" w14:textId="685CCC2D">
      <w:pPr>
        <w:pStyle w:val="Heading1"/>
      </w:pPr>
      <w:r w:rsidRPr="006C35C7">
        <w:t>literature review</w:t>
      </w:r>
    </w:p>
    <w:p w:rsidR="00DA588D" w:rsidP="00DA588D" w:rsidRDefault="00DA588D" w14:paraId="5E5810F9" w14:textId="018B8A75">
      <w:pPr>
        <w:pStyle w:val="Heading2"/>
      </w:pPr>
      <w:r w:rsidRPr="00B03A65">
        <w:t>Vehicle trajectory prediction</w:t>
      </w:r>
    </w:p>
    <w:p w:rsidR="00312489" w:rsidP="00EB708B" w:rsidRDefault="006C5E29" w14:paraId="7E5ABD1B" w14:textId="7B59F559">
      <w:r>
        <w:t xml:space="preserve">The environment of autonomous vehicles contains </w:t>
      </w:r>
      <w:r w:rsidR="00474B59">
        <w:t xml:space="preserve">both static and dynamic obstacles. </w:t>
      </w:r>
      <w:r w:rsidR="009C1E55">
        <w:t>While s</w:t>
      </w:r>
      <w:r w:rsidR="00A216E3">
        <w:t xml:space="preserve">tatic </w:t>
      </w:r>
      <w:r w:rsidR="007F67C0">
        <w:t xml:space="preserve">hindrances </w:t>
      </w:r>
      <w:r w:rsidR="009C1E55">
        <w:t>like</w:t>
      </w:r>
      <w:r w:rsidR="007F67C0">
        <w:t xml:space="preserve"> </w:t>
      </w:r>
      <w:r w:rsidR="002301E1">
        <w:t>work</w:t>
      </w:r>
      <w:r w:rsidR="00E47F22">
        <w:t xml:space="preserve"> </w:t>
      </w:r>
      <w:r w:rsidR="002301E1">
        <w:t xml:space="preserve">zone, </w:t>
      </w:r>
      <w:r w:rsidR="008B4028">
        <w:t xml:space="preserve">pavement, </w:t>
      </w:r>
      <w:r w:rsidR="00876FC3">
        <w:t>shoulder</w:t>
      </w:r>
      <w:r w:rsidR="0030258B">
        <w:t xml:space="preserve">s can be detected and </w:t>
      </w:r>
      <w:r w:rsidR="00C60ECE">
        <w:t>be dodged easily</w:t>
      </w:r>
      <w:r w:rsidR="008E1CD0">
        <w:t xml:space="preserve">, it is </w:t>
      </w:r>
      <w:r w:rsidR="001F362F">
        <w:t xml:space="preserve">challenging to </w:t>
      </w:r>
      <w:r w:rsidR="002454EF">
        <w:t xml:space="preserve">prevent </w:t>
      </w:r>
      <w:r w:rsidR="006A6B1A">
        <w:t>a col</w:t>
      </w:r>
      <w:r w:rsidR="00EA30BF">
        <w:t>lisi</w:t>
      </w:r>
      <w:r w:rsidR="006A6B1A">
        <w:t xml:space="preserve">on with dynamic objects as </w:t>
      </w:r>
      <w:r w:rsidR="005C0FCB">
        <w:t>their movements usually</w:t>
      </w:r>
      <w:r w:rsidR="006A798C">
        <w:t xml:space="preserve"> are</w:t>
      </w:r>
      <w:r w:rsidR="005C0FCB">
        <w:t xml:space="preserve"> unknown or unpredictable</w:t>
      </w:r>
      <w:r w:rsidR="006A798C">
        <w:t xml:space="preserve">. </w:t>
      </w:r>
      <w:r w:rsidR="00EA30BF">
        <w:t>Compared to slow dynamic obstacle</w:t>
      </w:r>
      <w:r w:rsidR="0058045D">
        <w:t>s</w:t>
      </w:r>
      <w:r w:rsidR="00EA30BF">
        <w:t xml:space="preserve"> like pedestri</w:t>
      </w:r>
      <w:r w:rsidR="0058045D">
        <w:t>ans</w:t>
      </w:r>
      <w:r w:rsidR="006903AC">
        <w:t xml:space="preserve">, </w:t>
      </w:r>
      <w:r w:rsidR="009B3D64">
        <w:t xml:space="preserve">surrounding </w:t>
      </w:r>
      <w:r w:rsidR="0058045D">
        <w:t>v</w:t>
      </w:r>
      <w:r w:rsidR="005E7D6D">
        <w:t>ehicles are much more dangerous since their speed</w:t>
      </w:r>
      <w:r w:rsidR="00797323">
        <w:t>s</w:t>
      </w:r>
      <w:r w:rsidR="005E7D6D">
        <w:t xml:space="preserve"> </w:t>
      </w:r>
      <w:r w:rsidR="00797323">
        <w:t>are</w:t>
      </w:r>
      <w:r w:rsidR="005E7D6D">
        <w:t xml:space="preserve"> </w:t>
      </w:r>
      <w:proofErr w:type="gramStart"/>
      <w:r w:rsidR="005E7D6D">
        <w:t>relatively high</w:t>
      </w:r>
      <w:proofErr w:type="gramEnd"/>
      <w:r w:rsidR="008007DB">
        <w:t>,</w:t>
      </w:r>
      <w:r w:rsidR="005E7D6D">
        <w:t xml:space="preserve"> and </w:t>
      </w:r>
      <w:r w:rsidR="00797323">
        <w:t xml:space="preserve">their </w:t>
      </w:r>
      <w:r w:rsidR="00A65E5A">
        <w:t>motions</w:t>
      </w:r>
      <w:r w:rsidR="00797323">
        <w:t xml:space="preserve"> depend on </w:t>
      </w:r>
      <w:r w:rsidR="00344CDB">
        <w:t>a</w:t>
      </w:r>
      <w:r w:rsidR="00A867EF">
        <w:t xml:space="preserve"> vast number of factors</w:t>
      </w:r>
      <w:r w:rsidR="007628BB">
        <w:t xml:space="preserve">. </w:t>
      </w:r>
      <w:r w:rsidR="00FB4DF2">
        <w:t>Therefore, to ensure safety</w:t>
      </w:r>
      <w:r w:rsidR="003E2E83">
        <w:t xml:space="preserve"> for the operation of autonomous vehicles, researche</w:t>
      </w:r>
      <w:r w:rsidR="007A2933">
        <w:t>r</w:t>
      </w:r>
      <w:r w:rsidR="003E2E83">
        <w:t>s ha</w:t>
      </w:r>
      <w:r w:rsidR="007A2933">
        <w:t>ve</w:t>
      </w:r>
      <w:r w:rsidR="003E2E83">
        <w:t xml:space="preserve"> concentrated on </w:t>
      </w:r>
      <w:r w:rsidR="007A2933">
        <w:t xml:space="preserve">the prediction of the future trajectories of the surrounding </w:t>
      </w:r>
      <w:r w:rsidR="00154688">
        <w:t>car</w:t>
      </w:r>
      <w:r w:rsidR="007A2933">
        <w:t xml:space="preserve">s. </w:t>
      </w:r>
    </w:p>
    <w:p w:rsidR="009B5CAC" w:rsidP="009B5CAC" w:rsidRDefault="009B5CAC" w14:paraId="6910560A" w14:textId="77777777">
      <w:pPr>
        <w:pStyle w:val="Heading3"/>
      </w:pPr>
      <w:r>
        <w:t>A review of t</w:t>
      </w:r>
      <w:r w:rsidRPr="00273EDF">
        <w:t>echniques to predict vehicle trajectory</w:t>
      </w:r>
    </w:p>
    <w:p w:rsidR="009B5CAC" w:rsidP="00EB708B" w:rsidRDefault="009B5CAC" w14:paraId="45264ACC" w14:textId="77777777"/>
    <w:tbl>
      <w:tblPr>
        <w:tblStyle w:val="TableGrid"/>
        <w:tblW w:w="0" w:type="auto"/>
        <w:tblLook w:val="04A0" w:firstRow="1" w:lastRow="0" w:firstColumn="1" w:lastColumn="0" w:noHBand="0" w:noVBand="1"/>
      </w:tblPr>
      <w:tblGrid>
        <w:gridCol w:w="1255"/>
        <w:gridCol w:w="4047"/>
        <w:gridCol w:w="4048"/>
      </w:tblGrid>
      <w:tr w:rsidRPr="00342327" w:rsidR="0052353C" w:rsidTr="07D2FB1D" w14:paraId="5ECE09F7" w14:textId="77777777">
        <w:tc>
          <w:tcPr>
            <w:tcW w:w="1255" w:type="dxa"/>
            <w:vAlign w:val="center"/>
          </w:tcPr>
          <w:p w:rsidRPr="00342327" w:rsidR="0052353C" w:rsidP="07D2FB1D" w:rsidRDefault="3DDF584A" w14:paraId="1A62F71C" w14:textId="77777777">
            <w:pPr>
              <w:jc w:val="center"/>
              <w:rPr>
                <w:b/>
                <w:bCs/>
              </w:rPr>
            </w:pPr>
            <w:r w:rsidRPr="07D2FB1D">
              <w:rPr>
                <w:b/>
                <w:bCs/>
              </w:rPr>
              <w:t>Control Strategy</w:t>
            </w:r>
          </w:p>
        </w:tc>
        <w:tc>
          <w:tcPr>
            <w:tcW w:w="4047" w:type="dxa"/>
            <w:vAlign w:val="center"/>
          </w:tcPr>
          <w:p w:rsidRPr="00342327" w:rsidR="0052353C" w:rsidP="07D2FB1D" w:rsidRDefault="3DDF584A" w14:paraId="61AEADD5" w14:textId="77777777">
            <w:pPr>
              <w:jc w:val="center"/>
              <w:rPr>
                <w:b/>
                <w:bCs/>
              </w:rPr>
            </w:pPr>
            <w:r w:rsidRPr="07D2FB1D">
              <w:rPr>
                <w:b/>
                <w:bCs/>
              </w:rPr>
              <w:t>Strength(s)</w:t>
            </w:r>
          </w:p>
        </w:tc>
        <w:tc>
          <w:tcPr>
            <w:tcW w:w="4048" w:type="dxa"/>
            <w:vAlign w:val="center"/>
          </w:tcPr>
          <w:p w:rsidRPr="00342327" w:rsidR="0052353C" w:rsidP="07D2FB1D" w:rsidRDefault="3DDF584A" w14:paraId="054FBB38" w14:textId="77777777">
            <w:pPr>
              <w:jc w:val="center"/>
              <w:rPr>
                <w:b/>
                <w:bCs/>
              </w:rPr>
            </w:pPr>
            <w:r w:rsidRPr="07D2FB1D">
              <w:rPr>
                <w:b/>
                <w:bCs/>
              </w:rPr>
              <w:t>Weakness</w:t>
            </w:r>
          </w:p>
        </w:tc>
      </w:tr>
      <w:tr w:rsidRPr="00342327" w:rsidR="0052353C" w:rsidTr="07D2FB1D" w14:paraId="5959E52E" w14:textId="77777777">
        <w:tc>
          <w:tcPr>
            <w:tcW w:w="1255" w:type="dxa"/>
          </w:tcPr>
          <w:p w:rsidRPr="00342327" w:rsidR="0052353C" w:rsidP="07D2FB1D" w:rsidRDefault="3DDF584A" w14:paraId="21613288" w14:textId="77777777">
            <w:r>
              <w:t>Geometric &amp; Kinematic</w:t>
            </w:r>
          </w:p>
        </w:tc>
        <w:tc>
          <w:tcPr>
            <w:tcW w:w="4047" w:type="dxa"/>
          </w:tcPr>
          <w:p w:rsidRPr="00342327" w:rsidR="0052353C" w:rsidP="0052353C" w:rsidRDefault="3DDF584A" w14:paraId="28DC512B" w14:textId="77777777">
            <w:pPr>
              <w:pStyle w:val="ListParagraph"/>
              <w:numPr>
                <w:ilvl w:val="0"/>
                <w:numId w:val="23"/>
              </w:numPr>
              <w:spacing w:line="276" w:lineRule="auto"/>
              <w:ind w:left="346"/>
              <w:rPr>
                <w:highlight w:val="yellow"/>
              </w:rPr>
            </w:pPr>
            <w:r>
              <w:t>Adequate performance (experimentally validated) in conditions without disturbances (e.g., wind, road banking)</w:t>
            </w:r>
          </w:p>
          <w:p w:rsidRPr="00342327" w:rsidR="0052353C" w:rsidP="0052353C" w:rsidRDefault="3DDF584A" w14:paraId="27229638" w14:textId="3D667072">
            <w:pPr>
              <w:pStyle w:val="ListParagraph"/>
              <w:numPr>
                <w:ilvl w:val="0"/>
                <w:numId w:val="23"/>
              </w:numPr>
              <w:spacing w:line="276" w:lineRule="auto"/>
              <w:ind w:left="346"/>
              <w:rPr>
                <w:highlight w:val="yellow"/>
              </w:rPr>
            </w:pPr>
            <w:r>
              <w:t>Excellent tracking performance and robustness at moderate speeds (e.g., kinematic)</w:t>
            </w:r>
          </w:p>
        </w:tc>
        <w:tc>
          <w:tcPr>
            <w:tcW w:w="4048" w:type="dxa"/>
          </w:tcPr>
          <w:p w:rsidRPr="00342327" w:rsidR="0052353C" w:rsidP="0052353C" w:rsidRDefault="3DDF584A" w14:paraId="74E9B3A3" w14:textId="77777777">
            <w:pPr>
              <w:pStyle w:val="ListParagraph"/>
              <w:numPr>
                <w:ilvl w:val="0"/>
                <w:numId w:val="23"/>
              </w:numPr>
              <w:spacing w:line="276" w:lineRule="auto"/>
              <w:ind w:left="346"/>
              <w:rPr>
                <w:highlight w:val="yellow"/>
              </w:rPr>
            </w:pPr>
            <w:r>
              <w:t>Do not consider vehicle dynamics</w:t>
            </w:r>
          </w:p>
          <w:p w:rsidRPr="00342327" w:rsidR="0052353C" w:rsidP="0052353C" w:rsidRDefault="3DDF584A" w14:paraId="449D777D" w14:textId="77777777">
            <w:pPr>
              <w:pStyle w:val="ListParagraph"/>
              <w:numPr>
                <w:ilvl w:val="0"/>
                <w:numId w:val="23"/>
              </w:numPr>
              <w:spacing w:line="276" w:lineRule="auto"/>
              <w:ind w:left="346"/>
              <w:rPr>
                <w:highlight w:val="yellow"/>
              </w:rPr>
            </w:pPr>
            <w:r>
              <w:t>Steady-state error increases for high-speed driving (e.g., geometric)</w:t>
            </w:r>
          </w:p>
          <w:p w:rsidRPr="00342327" w:rsidR="0052353C" w:rsidP="004A7736" w:rsidRDefault="3DDF584A" w14:paraId="4F0528E8" w14:textId="77777777">
            <w:pPr>
              <w:pStyle w:val="ListParagraph"/>
              <w:numPr>
                <w:ilvl w:val="0"/>
                <w:numId w:val="23"/>
              </w:numPr>
              <w:spacing w:line="276" w:lineRule="auto"/>
              <w:ind w:left="346"/>
              <w:rPr>
                <w:highlight w:val="yellow"/>
              </w:rPr>
            </w:pPr>
            <w:r>
              <w:t>Unsuitable for high-speed driving as dynamics are neglected (e.g., kinematic)</w:t>
            </w:r>
          </w:p>
          <w:p w:rsidRPr="00342327" w:rsidR="0052353C" w:rsidP="0052353C" w:rsidRDefault="3DDF584A" w14:paraId="2F9DF201" w14:textId="096E072B">
            <w:pPr>
              <w:pStyle w:val="ListParagraph"/>
              <w:numPr>
                <w:ilvl w:val="0"/>
                <w:numId w:val="23"/>
              </w:numPr>
              <w:spacing w:line="276" w:lineRule="auto"/>
              <w:ind w:left="346"/>
              <w:rPr>
                <w:highlight w:val="yellow"/>
              </w:rPr>
            </w:pPr>
            <w:r>
              <w:t>Requires smooth and continuous reference trajectories</w:t>
            </w:r>
          </w:p>
        </w:tc>
      </w:tr>
      <w:tr w:rsidRPr="00342327" w:rsidR="0052353C" w:rsidTr="07D2FB1D" w14:paraId="367C2DD3" w14:textId="77777777">
        <w:tc>
          <w:tcPr>
            <w:tcW w:w="1255" w:type="dxa"/>
          </w:tcPr>
          <w:p w:rsidRPr="00342327" w:rsidR="0052353C" w:rsidP="07D2FB1D" w:rsidRDefault="3DDF584A" w14:paraId="68BA073A" w14:textId="77777777">
            <w:r>
              <w:t>Classical</w:t>
            </w:r>
          </w:p>
        </w:tc>
        <w:tc>
          <w:tcPr>
            <w:tcW w:w="4047" w:type="dxa"/>
          </w:tcPr>
          <w:p w:rsidRPr="00342327" w:rsidR="0052353C" w:rsidP="07D2FB1D" w:rsidRDefault="3DDF584A" w14:paraId="43B41D07" w14:textId="77777777">
            <w:r>
              <w:t xml:space="preserve">Established method with </w:t>
            </w:r>
            <w:proofErr w:type="gramStart"/>
            <w:r>
              <w:t>good performance</w:t>
            </w:r>
            <w:proofErr w:type="gramEnd"/>
            <w:r>
              <w:t xml:space="preserve"> for non-linear systems</w:t>
            </w:r>
          </w:p>
          <w:p w:rsidRPr="00342327" w:rsidR="0052353C" w:rsidP="07D2FB1D" w:rsidRDefault="3DDF584A" w14:paraId="6FCA7107" w14:textId="77777777">
            <w:r>
              <w:t>Robust closed-loop performance against uncertainties and noise (e.g., SMC)</w:t>
            </w:r>
          </w:p>
        </w:tc>
        <w:tc>
          <w:tcPr>
            <w:tcW w:w="4048" w:type="dxa"/>
          </w:tcPr>
          <w:p w:rsidRPr="00342327" w:rsidR="0052353C" w:rsidP="07D2FB1D" w:rsidRDefault="3DDF584A" w14:paraId="445F116E" w14:textId="77777777">
            <w:r>
              <w:t xml:space="preserve">Tuning of controller parameters is tricky (e.g., PID) </w:t>
            </w:r>
          </w:p>
          <w:p w:rsidRPr="00342327" w:rsidR="0052353C" w:rsidP="07D2FB1D" w:rsidRDefault="3DDF584A" w14:paraId="0E2C746B" w14:textId="77777777">
            <w:r>
              <w:t>Robust performance only in limited scenarios (e.g., SMC)</w:t>
            </w:r>
          </w:p>
          <w:p w:rsidRPr="00342327" w:rsidR="0052353C" w:rsidP="07D2FB1D" w:rsidRDefault="3DDF584A" w14:paraId="5A7ADCF9" w14:textId="77777777">
            <w:r>
              <w:t>Control law is sensitive to path curvature variations (e.g., SMC)</w:t>
            </w:r>
          </w:p>
        </w:tc>
      </w:tr>
      <w:tr w:rsidRPr="00342327" w:rsidR="0052353C" w:rsidTr="07D2FB1D" w14:paraId="00398F80" w14:textId="77777777">
        <w:tc>
          <w:tcPr>
            <w:tcW w:w="1255" w:type="dxa"/>
          </w:tcPr>
          <w:p w:rsidRPr="00342327" w:rsidR="0052353C" w:rsidP="07D2FB1D" w:rsidRDefault="3DDF584A" w14:paraId="54F6CAAC" w14:textId="77777777">
            <w:r>
              <w:lastRenderedPageBreak/>
              <w:t>Dynamic state</w:t>
            </w:r>
          </w:p>
          <w:p w:rsidRPr="00342327" w:rsidR="0052353C" w:rsidP="07D2FB1D" w:rsidRDefault="3DDF584A" w14:paraId="1ACA0C37" w14:textId="77777777">
            <w:r>
              <w:t>feedback</w:t>
            </w:r>
          </w:p>
        </w:tc>
        <w:tc>
          <w:tcPr>
            <w:tcW w:w="4047" w:type="dxa"/>
          </w:tcPr>
          <w:p w:rsidRPr="00342327" w:rsidR="0052353C" w:rsidP="07D2FB1D" w:rsidRDefault="3DDF584A" w14:paraId="54436AC1" w14:textId="77777777">
            <w:r>
              <w:t xml:space="preserve">Consider vehicle dynamics in calculating control law </w:t>
            </w:r>
          </w:p>
          <w:p w:rsidRPr="00342327" w:rsidR="0052353C" w:rsidP="07D2FB1D" w:rsidRDefault="3DDF584A" w14:paraId="3963409C" w14:textId="77777777">
            <w:r>
              <w:t>Optimization shifted offline resulting in simple implementation of control law</w:t>
            </w:r>
          </w:p>
        </w:tc>
        <w:tc>
          <w:tcPr>
            <w:tcW w:w="4048" w:type="dxa"/>
          </w:tcPr>
          <w:p w:rsidRPr="00342327" w:rsidR="0052353C" w:rsidP="07D2FB1D" w:rsidRDefault="3DDF584A" w14:paraId="2FB279FD" w14:textId="77777777">
            <w:r>
              <w:t xml:space="preserve">Obtaining vehicle states (e.g., wheel forces, slip angles, torques etc.) is non-trivial </w:t>
            </w:r>
          </w:p>
          <w:p w:rsidRPr="00342327" w:rsidR="0052353C" w:rsidP="07D2FB1D" w:rsidRDefault="3DDF584A" w14:paraId="6CFEA62A" w14:textId="77777777">
            <w:r>
              <w:t>Control law is sensitive to path curvature variations (e.g., LQR)</w:t>
            </w:r>
          </w:p>
        </w:tc>
      </w:tr>
      <w:tr w:rsidRPr="00342327" w:rsidR="0052353C" w:rsidTr="07D2FB1D" w14:paraId="48860670" w14:textId="77777777">
        <w:tc>
          <w:tcPr>
            <w:tcW w:w="1255" w:type="dxa"/>
            <w:shd w:val="clear" w:color="auto" w:fill="E7E6E6" w:themeFill="background2"/>
          </w:tcPr>
          <w:p w:rsidRPr="00342327" w:rsidR="0052353C" w:rsidP="07D2FB1D" w:rsidRDefault="3DDF584A" w14:paraId="3B42C6E4" w14:textId="77777777">
            <w:pPr>
              <w:rPr>
                <w:b/>
                <w:bCs/>
              </w:rPr>
            </w:pPr>
            <w:r w:rsidRPr="07D2FB1D">
              <w:rPr>
                <w:b/>
                <w:bCs/>
              </w:rPr>
              <w:t>Neural Network</w:t>
            </w:r>
          </w:p>
        </w:tc>
        <w:tc>
          <w:tcPr>
            <w:tcW w:w="4047" w:type="dxa"/>
            <w:shd w:val="clear" w:color="auto" w:fill="E7E6E6" w:themeFill="background2"/>
          </w:tcPr>
          <w:p w:rsidRPr="00342327" w:rsidR="0052353C" w:rsidP="07D2FB1D" w:rsidRDefault="3DDF584A" w14:paraId="0BD4E4CF" w14:textId="77777777">
            <w:r>
              <w:t xml:space="preserve">Sufficient training can make the behavior very </w:t>
            </w:r>
            <w:r w:rsidRPr="07D2FB1D">
              <w:rPr>
                <w:b/>
                <w:bCs/>
              </w:rPr>
              <w:t>human-like to make the automated car feel natural</w:t>
            </w:r>
          </w:p>
        </w:tc>
        <w:tc>
          <w:tcPr>
            <w:tcW w:w="4048" w:type="dxa"/>
            <w:shd w:val="clear" w:color="auto" w:fill="E7E6E6" w:themeFill="background2"/>
          </w:tcPr>
          <w:p w:rsidRPr="00342327" w:rsidR="0052353C" w:rsidP="07D2FB1D" w:rsidRDefault="3DDF584A" w14:paraId="015AA21C" w14:textId="77777777">
            <w:r>
              <w:t xml:space="preserve">Controller tuning </w:t>
            </w:r>
            <w:r w:rsidRPr="07D2FB1D">
              <w:rPr>
                <w:b/>
                <w:bCs/>
              </w:rPr>
              <w:t>requires</w:t>
            </w:r>
            <w:r>
              <w:t xml:space="preserve"> simulation with </w:t>
            </w:r>
            <w:proofErr w:type="gramStart"/>
            <w:r w:rsidRPr="07D2FB1D">
              <w:rPr>
                <w:b/>
                <w:bCs/>
              </w:rPr>
              <w:t>large amounts</w:t>
            </w:r>
            <w:proofErr w:type="gramEnd"/>
            <w:r w:rsidRPr="07D2FB1D">
              <w:rPr>
                <w:b/>
                <w:bCs/>
              </w:rPr>
              <w:t xml:space="preserve"> of real world (training) data</w:t>
            </w:r>
          </w:p>
          <w:p w:rsidRPr="00342327" w:rsidR="0052353C" w:rsidP="07D2FB1D" w:rsidRDefault="3DDF584A" w14:paraId="0D09B589" w14:textId="77777777">
            <w:pPr>
              <w:rPr>
                <w:b/>
                <w:bCs/>
              </w:rPr>
            </w:pPr>
            <w:r w:rsidRPr="07D2FB1D">
              <w:rPr>
                <w:b/>
                <w:bCs/>
              </w:rPr>
              <w:t>No failure explanations possible</w:t>
            </w:r>
          </w:p>
        </w:tc>
      </w:tr>
      <w:tr w:rsidRPr="00342327" w:rsidR="0052353C" w:rsidTr="07D2FB1D" w14:paraId="279DA1DC" w14:textId="77777777">
        <w:tc>
          <w:tcPr>
            <w:tcW w:w="1255" w:type="dxa"/>
          </w:tcPr>
          <w:p w:rsidRPr="00342327" w:rsidR="0052353C" w:rsidP="07D2FB1D" w:rsidRDefault="3DDF584A" w14:paraId="58B1C878" w14:textId="77777777">
            <w:r>
              <w:t>Fuzzy Logic</w:t>
            </w:r>
          </w:p>
        </w:tc>
        <w:tc>
          <w:tcPr>
            <w:tcW w:w="4047" w:type="dxa"/>
          </w:tcPr>
          <w:p w:rsidRPr="00342327" w:rsidR="0052353C" w:rsidP="07D2FB1D" w:rsidRDefault="3DDF584A" w14:paraId="37649A95" w14:textId="77777777">
            <w:r>
              <w:t xml:space="preserve">Closed-loop system acts </w:t>
            </w:r>
            <w:proofErr w:type="gramStart"/>
            <w:r>
              <w:t>similar to</w:t>
            </w:r>
            <w:proofErr w:type="gramEnd"/>
            <w:r>
              <w:t xml:space="preserve"> a human-driver (because of human-like rules)</w:t>
            </w:r>
          </w:p>
        </w:tc>
        <w:tc>
          <w:tcPr>
            <w:tcW w:w="4048" w:type="dxa"/>
          </w:tcPr>
          <w:p w:rsidRPr="00342327" w:rsidR="0052353C" w:rsidP="07D2FB1D" w:rsidRDefault="3DDF584A" w14:paraId="298B0AB1" w14:textId="77777777">
            <w:r>
              <w:t>Controller tuning is not systematic with no formal stability analysis</w:t>
            </w:r>
          </w:p>
          <w:p w:rsidRPr="00342327" w:rsidR="0052353C" w:rsidP="07D2FB1D" w:rsidRDefault="3DDF584A" w14:paraId="5625E37E" w14:textId="77777777">
            <w:r>
              <w:t>Rules can become unmanageable if number of variables is</w:t>
            </w:r>
          </w:p>
          <w:p w:rsidRPr="00342327" w:rsidR="0052353C" w:rsidP="07D2FB1D" w:rsidRDefault="3DDF584A" w14:paraId="069545A6" w14:textId="77777777">
            <w:r>
              <w:t>large</w:t>
            </w:r>
          </w:p>
        </w:tc>
      </w:tr>
      <w:tr w:rsidRPr="00342327" w:rsidR="0052353C" w:rsidTr="07D2FB1D" w14:paraId="15A329A2" w14:textId="77777777">
        <w:tc>
          <w:tcPr>
            <w:tcW w:w="1255" w:type="dxa"/>
          </w:tcPr>
          <w:p w:rsidRPr="00342327" w:rsidR="0052353C" w:rsidP="07D2FB1D" w:rsidRDefault="3DDF584A" w14:paraId="6557435F" w14:textId="77777777">
            <w:r>
              <w:t>Model Predictive</w:t>
            </w:r>
          </w:p>
          <w:p w:rsidRPr="00342327" w:rsidR="0052353C" w:rsidP="07D2FB1D" w:rsidRDefault="3DDF584A" w14:paraId="5FC0742B" w14:textId="77777777">
            <w:r>
              <w:t xml:space="preserve">Control </w:t>
            </w:r>
          </w:p>
          <w:p w:rsidRPr="00342327" w:rsidR="0052353C" w:rsidP="07D2FB1D" w:rsidRDefault="3DDF584A" w14:paraId="75357B98" w14:textId="77777777">
            <w:r>
              <w:t>(MPC)</w:t>
            </w:r>
          </w:p>
        </w:tc>
        <w:tc>
          <w:tcPr>
            <w:tcW w:w="4047" w:type="dxa"/>
          </w:tcPr>
          <w:p w:rsidRPr="00342327" w:rsidR="0052353C" w:rsidP="07D2FB1D" w:rsidRDefault="3DDF584A" w14:paraId="1FD37E97" w14:textId="77777777">
            <w:r>
              <w:t xml:space="preserve">Systematic design procedure </w:t>
            </w:r>
          </w:p>
          <w:p w:rsidRPr="00342327" w:rsidR="0052353C" w:rsidP="07D2FB1D" w:rsidRDefault="3DDF584A" w14:paraId="0FAC30D0" w14:textId="77777777">
            <w:r>
              <w:t xml:space="preserve">Ability to include system and actuator constraints in design procedure </w:t>
            </w:r>
          </w:p>
          <w:p w:rsidRPr="00342327" w:rsidR="0052353C" w:rsidP="07D2FB1D" w:rsidRDefault="3DDF584A" w14:paraId="5BD959C0" w14:textId="77777777">
            <w:r>
              <w:t>Inclusion of vehicle and tire dynamics in control problem</w:t>
            </w:r>
          </w:p>
        </w:tc>
        <w:tc>
          <w:tcPr>
            <w:tcW w:w="4048" w:type="dxa"/>
          </w:tcPr>
          <w:p w:rsidRPr="00342327" w:rsidR="0052353C" w:rsidP="07D2FB1D" w:rsidRDefault="3DDF584A" w14:paraId="3C5511D0" w14:textId="77777777">
            <w:r>
              <w:t xml:space="preserve">Non-linear MPCs with have high computing requirements making them unsuitable for high-speed driving environments </w:t>
            </w:r>
          </w:p>
          <w:p w:rsidRPr="00342327" w:rsidR="0052353C" w:rsidP="07D2FB1D" w:rsidRDefault="3DDF584A" w14:paraId="26992418" w14:textId="77777777">
            <w:r>
              <w:t>The tracking performance is sensitive to the accuracy of prediction model</w:t>
            </w:r>
          </w:p>
          <w:p w:rsidRPr="00342327" w:rsidR="0052353C" w:rsidP="07D2FB1D" w:rsidRDefault="3DDF584A" w14:paraId="5C0A63CA" w14:textId="77777777">
            <w:r>
              <w:t>Larger tuning parameter set compared to industry standard PID</w:t>
            </w:r>
          </w:p>
        </w:tc>
      </w:tr>
    </w:tbl>
    <w:p w:rsidRPr="00342327" w:rsidR="0052353C" w:rsidP="00EB708B" w:rsidRDefault="0052353C" w14:paraId="7BF8FF31" w14:textId="3F4CFAE5">
      <w:pPr>
        <w:rPr>
          <w:highlight w:val="yellow"/>
        </w:rPr>
      </w:pPr>
    </w:p>
    <w:p w:rsidRPr="00342327" w:rsidR="0085213F" w:rsidP="07D2FB1D" w:rsidRDefault="0085213F" w14:paraId="0719AA2A" w14:textId="343CB80D">
      <w:r>
        <w:t xml:space="preserve">Zhu et al. claimed that there are </w:t>
      </w:r>
      <w:r w:rsidRPr="07D2FB1D">
        <w:rPr>
          <w:b/>
          <w:bCs/>
        </w:rPr>
        <w:t>three critical challenges</w:t>
      </w:r>
      <w:r>
        <w:t xml:space="preserve"> </w:t>
      </w:r>
      <w:r w:rsidRPr="07D2FB1D">
        <w:rPr>
          <w:b/>
          <w:bCs/>
        </w:rPr>
        <w:t>in predicting vehicle trajectories</w:t>
      </w:r>
      <w:r>
        <w:t>:</w:t>
      </w:r>
      <w:r w:rsidR="00816915">
        <w:rPr>
          <w:rStyle w:val="FootnoteReference"/>
        </w:rPr>
        <w:fldChar w:fldCharType="begin" w:fldLock="1"/>
      </w:r>
      <w:r w:rsidR="008506D2">
        <w:instrText>ADDIN CSL_CITATION {"citationItems":[{"id":"ITEM-1","itemData":{"abstract":"Predicting surrounding vehicle behaviors are critical to autonomous vehicles when negotiating in multi-vehicle interaction scenarios. Most existing approaches require tedious training process with large amounts of data and may fail to capture the propagating uncertainty in interaction behaviors. The multi-vehicle behaviors are assumed to be generated from a stochastic process. This paper proposes an attentive recurrent neural process (ARNP) approach to overcome the above limitations, which uses a neural process (NP) to learn a distribution of multi-vehicle interaction behavior. Our proposed model inherits the flexibility of neural networks while maintaining Bayesian probabilistic characteristics. Constructed by incorporating NPs with recurrent neural networks (RNNs), the ARNP model predicts the distribution of a target vehicle trajectory conditioned on the observed long-term sequential data of all surrounding vehicles. This approach is verified by learning and predicting lane-changing trajectories in complex traffic scenarios. Experimental results demonstrate that our proposed method outperforms previous counterparts in terms of accuracy and uncertainty expressiveness. Moreover, the meta-learning instinct of NPs enables our proposed ARNP model to capture global information of all observations, thereby being able to adapt to new targets efficiently.","author":[{"dropping-particle":"","family":"Zhu","given":"Jiacheng","non-dropping-particle":"","parse-names":false,"suffix":""},{"dropping-particle":"","family":"Qin","given":"Shenghao","non-dropping-particle":"","parse-names":false,"suffix":""},{"dropping-particle":"","family":"Wang","given":"Wenshuo","non-dropping-particle":"","parse-names":false,"suffix":""},{"dropping-particle":"","family":"Zhao","given":"Ding","non-dropping-particle":"","parse-names":false,"suffix":""}],"container-title":"arXiv","id":"ITEM-1","issue":"1","issued":{"date-parts":[["2019"]]},"title":"Probabilistic Trajectory Prediction for Autonomous Vehicles with Attentive Recurrent Neural Process","type":"article-journal"},"uris":["http://www.mendeley.com/documents/?uuid=6703401f-07b2-435e-a38f-d12ff7b7dcff"]}],"mendeley":{"formattedCitation":"(Zhu et al. 2019)","plainTextFormattedCitation":"(Zhu et al. 2019)","previouslyFormattedCitation":"(Zhu et al. 2019)"},"properties":{"noteIndex":0},"schema":"https://github.com/citation-style-language/schema/raw/master/csl-citation.json"}</w:instrText>
      </w:r>
      <w:r w:rsidR="00816915">
        <w:rPr>
          <w:rStyle w:val="FootnoteReference"/>
        </w:rPr>
        <w:fldChar w:fldCharType="separate"/>
      </w:r>
      <w:r w:rsidRPr="00B91FAC" w:rsidR="00B91FAC">
        <w:rPr>
          <w:bCs/>
          <w:noProof/>
        </w:rPr>
        <w:t>(Zhu et al. 2019)</w:t>
      </w:r>
      <w:r w:rsidR="00816915">
        <w:rPr>
          <w:rStyle w:val="FootnoteReference"/>
        </w:rPr>
        <w:fldChar w:fldCharType="end"/>
      </w:r>
    </w:p>
    <w:p w:rsidRPr="00342327" w:rsidR="0085213F" w:rsidP="0085213F" w:rsidRDefault="0085213F" w14:paraId="7EA1B651" w14:textId="77777777">
      <w:pPr>
        <w:pStyle w:val="ListParagraph"/>
        <w:numPr>
          <w:ilvl w:val="0"/>
          <w:numId w:val="26"/>
        </w:numPr>
        <w:rPr>
          <w:highlight w:val="yellow"/>
        </w:rPr>
      </w:pPr>
      <w:r>
        <w:t xml:space="preserve">Learning sufficient representations that consider mutual interaction information among all related surrounding </w:t>
      </w:r>
      <w:proofErr w:type="gramStart"/>
      <w:r>
        <w:t>vehicles;</w:t>
      </w:r>
      <w:proofErr w:type="gramEnd"/>
      <w:r>
        <w:t xml:space="preserve"> </w:t>
      </w:r>
    </w:p>
    <w:p w:rsidRPr="00342327" w:rsidR="0085213F" w:rsidP="0085213F" w:rsidRDefault="0085213F" w14:paraId="1CDC2FF3" w14:textId="77777777">
      <w:pPr>
        <w:pStyle w:val="ListParagraph"/>
        <w:numPr>
          <w:ilvl w:val="0"/>
          <w:numId w:val="26"/>
        </w:numPr>
        <w:rPr>
          <w:highlight w:val="yellow"/>
        </w:rPr>
      </w:pPr>
      <w:r>
        <w:t>Predicting trajectories with the uncertainty which is functionally characterized by explicit distributions</w:t>
      </w:r>
    </w:p>
    <w:p w:rsidRPr="00342327" w:rsidR="0085213F" w:rsidP="0085213F" w:rsidRDefault="0085213F" w14:paraId="46282DC2" w14:textId="77777777">
      <w:pPr>
        <w:pStyle w:val="ListParagraph"/>
        <w:numPr>
          <w:ilvl w:val="0"/>
          <w:numId w:val="26"/>
        </w:numPr>
        <w:rPr>
          <w:highlight w:val="yellow"/>
        </w:rPr>
      </w:pPr>
      <w:r>
        <w:t>Developing a generalized model that can summarize and learn the underlying knowledge from limited size of data, thus can adapt to new scenarios efficiently.</w:t>
      </w:r>
    </w:p>
    <w:p w:rsidR="0085213F" w:rsidP="00EB708B" w:rsidRDefault="0085213F" w14:paraId="42DD4FD8" w14:textId="77777777"/>
    <w:p w:rsidR="00D94DBA" w:rsidP="00D94DBA" w:rsidRDefault="00D94DBA" w14:paraId="6A17B00C" w14:textId="27DF6F3F">
      <w:pPr>
        <w:pStyle w:val="Heading3"/>
      </w:pPr>
      <w:r>
        <w:t>Recurrent Neural Networks</w:t>
      </w:r>
      <w:r w:rsidR="48902A88">
        <w:t xml:space="preserve"> for vehicle trajectory prediction</w:t>
      </w:r>
    </w:p>
    <w:p w:rsidRPr="00342327" w:rsidR="00FE15CF" w:rsidP="07D2FB1D" w:rsidRDefault="00BF1750" w14:paraId="2E5455F3" w14:textId="7B058516">
      <w:r>
        <w:t xml:space="preserve">In 2018, </w:t>
      </w:r>
      <w:r w:rsidR="00C015EE">
        <w:t xml:space="preserve">Zyner et al., </w:t>
      </w:r>
      <w:r w:rsidR="00FE15CF">
        <w:t>present</w:t>
      </w:r>
      <w:r w:rsidR="00C015EE">
        <w:t>ed</w:t>
      </w:r>
      <w:r w:rsidR="00FE15CF">
        <w:t xml:space="preserve"> a model that produces a multi-modal path</w:t>
      </w:r>
      <w:r w:rsidR="00C015EE">
        <w:t xml:space="preserve"> </w:t>
      </w:r>
      <w:r w:rsidR="00FE15CF">
        <w:t>prediction with uncertainty</w:t>
      </w:r>
      <w:r w:rsidR="002634FC">
        <w:t xml:space="preserve"> via Recurrent neural network</w:t>
      </w:r>
      <w:r w:rsidR="00FE15CF">
        <w:t>, and is clustered into a meaningful</w:t>
      </w:r>
      <w:r w:rsidR="00C015EE">
        <w:t xml:space="preserve"> </w:t>
      </w:r>
      <w:r w:rsidR="00FE15CF">
        <w:t>output.</w:t>
      </w:r>
      <w:r w:rsidR="00E034F7">
        <w:t xml:space="preserve"> </w:t>
      </w:r>
      <w:r w:rsidR="00816915">
        <w:rPr>
          <w:rStyle w:val="FootnoteReference"/>
          <w:highlight w:val="yellow"/>
        </w:rPr>
        <w:fldChar w:fldCharType="begin" w:fldLock="1"/>
      </w:r>
      <w:r w:rsidR="008506D2">
        <w:rPr>
          <w:highlight w:val="yellow"/>
        </w:rPr>
        <w:instrText>ADDIN CSL_CITATION {"citationItems":[{"id":"ITEM-1","itemData":{"DOI":"10.1109/TITS.2019.2913166","ISSN":"15580016","abstract":"Understanding the intentions of drivers at intersections is a critical component for autonomous vehicles. Urban intersections that do not have traffic signals are a common epicenter of highly variable vehicle movement and interactions. We present a method for predicting driver intent at urban intersections through multi-modal trajectory prediction with uncertainty. Our method is based on recurrent neural networks combined with a mixture density network output layer. To consolidate the multi-modal nature of the output probability distribution, we introduce a clustering algorithm that extracts the set of possible paths that exist in the prediction output and ranks them according to probability. To verify the method's performance and generalizability, we present a real-world dataset that consists of over 23 000 vehicles traversing five different intersections, collected using a vehicle-mounted lidar-based tracking system. An array of metrics is used to demonstrate the performance of the model against several baselines.","author":[{"dropping-particle":"","family":"Zyner","given":"Alex","non-dropping-particle":"","parse-names":false,"suffix":""},{"dropping-particle":"","family":"Worrall","given":"Stewart","non-dropping-particle":"","parse-names":false,"suffix":""},{"dropping-particle":"","family":"Nebot","given":"Eduardo","non-dropping-particle":"","parse-names":false,"suffix":""}],"container-title":"IEEE Transactions on Intelligent Transportation Systems","id":"ITEM-1","issue":"4","issued":{"date-parts":[["2018"]]},"page":"1584-1594","title":"Naturalistic Driver Intention and Path Prediction Using Recurrent Neural Networks","type":"article-journal","volume":"21"},"uris":["http://www.mendeley.com/documents/?uuid=0e74f11c-e511-4821-8d5c-75d9f393113d"]}],"mendeley":{"formattedCitation":"(Zyner, Worrall, and Nebot 2018)","plainTextFormattedCitation":"(Zyner, Worrall, and Nebot 2018)","previouslyFormattedCitation":"(Zyner, Worrall, and Nebot 2018)"},"properties":{"noteIndex":0},"schema":"https://github.com/citation-style-language/schema/raw/master/csl-citation.json"}</w:instrText>
      </w:r>
      <w:r w:rsidR="00816915">
        <w:rPr>
          <w:rStyle w:val="FootnoteReference"/>
          <w:highlight w:val="yellow"/>
        </w:rPr>
        <w:fldChar w:fldCharType="separate"/>
      </w:r>
      <w:r w:rsidRPr="00B91FAC" w:rsidR="00B91FAC">
        <w:rPr>
          <w:bCs/>
          <w:noProof/>
          <w:highlight w:val="yellow"/>
        </w:rPr>
        <w:t>(Zyner, Worrall, and Nebot 2018)</w:t>
      </w:r>
      <w:r w:rsidR="00816915">
        <w:rPr>
          <w:rStyle w:val="FootnoteReference"/>
          <w:highlight w:val="yellow"/>
        </w:rPr>
        <w:fldChar w:fldCharType="end"/>
      </w:r>
      <w:r w:rsidR="00A43B64">
        <w:t xml:space="preserve"> </w:t>
      </w:r>
      <w:r w:rsidR="002634FC">
        <w:t>Highlights of their research are:</w:t>
      </w:r>
    </w:p>
    <w:p w:rsidRPr="00342327" w:rsidR="00FE15CF" w:rsidP="004A7736" w:rsidRDefault="00FE15CF" w14:paraId="5A07E5D7" w14:textId="42F1CAC8">
      <w:pPr>
        <w:pStyle w:val="ListParagraph"/>
        <w:numPr>
          <w:ilvl w:val="0"/>
          <w:numId w:val="24"/>
        </w:numPr>
        <w:rPr>
          <w:highlight w:val="yellow"/>
        </w:rPr>
      </w:pPr>
      <w:r w:rsidRPr="07D2FB1D">
        <w:rPr>
          <w:b/>
          <w:bCs/>
        </w:rPr>
        <w:t>Real-world, real-time</w:t>
      </w:r>
      <w:r>
        <w:t xml:space="preserve"> - Unlike many works that use the</w:t>
      </w:r>
      <w:r w:rsidR="00A43B64">
        <w:t xml:space="preserve"> </w:t>
      </w:r>
      <w:r>
        <w:t>NGSIM dataset, we do not filter the input data at all, and</w:t>
      </w:r>
      <w:r w:rsidR="002634FC">
        <w:t xml:space="preserve"> </w:t>
      </w:r>
      <w:r>
        <w:t>so all data taken at time t does not rely on data taken at</w:t>
      </w:r>
      <w:r w:rsidR="00A43B64">
        <w:t xml:space="preserve"> </w:t>
      </w:r>
      <w:r>
        <w:t>time t++ for filtering or analysis. The data was collected</w:t>
      </w:r>
      <w:r w:rsidR="00A43B64">
        <w:t xml:space="preserve"> </w:t>
      </w:r>
      <w:r>
        <w:t>with a Lidar enabled vehicle as opposed to an overhead</w:t>
      </w:r>
      <w:r w:rsidR="00A43B64">
        <w:t xml:space="preserve"> </w:t>
      </w:r>
      <w:r>
        <w:t>camera, and so it includes all data tracking noise, and</w:t>
      </w:r>
      <w:r w:rsidR="00CF3AAE">
        <w:t xml:space="preserve"> </w:t>
      </w:r>
      <w:r>
        <w:t>mimicking the perspective issues of a vehicle driving</w:t>
      </w:r>
      <w:r w:rsidR="00CF3AAE">
        <w:t xml:space="preserve"> </w:t>
      </w:r>
      <w:r>
        <w:t>through the scene.</w:t>
      </w:r>
      <w:r w:rsidR="00CF3AAE">
        <w:t xml:space="preserve"> </w:t>
      </w:r>
    </w:p>
    <w:p w:rsidRPr="00342327" w:rsidR="00FE15CF" w:rsidP="002634FC" w:rsidRDefault="00FE15CF" w14:paraId="3D9E53B3" w14:textId="1A63F9E0">
      <w:pPr>
        <w:pStyle w:val="ListParagraph"/>
        <w:numPr>
          <w:ilvl w:val="0"/>
          <w:numId w:val="24"/>
        </w:numPr>
        <w:rPr>
          <w:highlight w:val="yellow"/>
        </w:rPr>
      </w:pPr>
      <w:r w:rsidRPr="07D2FB1D">
        <w:rPr>
          <w:b/>
          <w:bCs/>
        </w:rPr>
        <w:t>Minimal map knowledge</w:t>
      </w:r>
      <w:r>
        <w:t xml:space="preserve"> - While it is necessary for the</w:t>
      </w:r>
      <w:r w:rsidR="00CF3AAE">
        <w:t xml:space="preserve"> </w:t>
      </w:r>
      <w:r>
        <w:t>vehicle to know it is approaching a roundabout, it does</w:t>
      </w:r>
      <w:r w:rsidR="00CF3AAE">
        <w:t xml:space="preserve"> </w:t>
      </w:r>
      <w:r>
        <w:t>not need high definition maps for the algorithm to work.</w:t>
      </w:r>
    </w:p>
    <w:p w:rsidRPr="00342327" w:rsidR="00CF3AAE" w:rsidP="004A7736" w:rsidRDefault="00FE15CF" w14:paraId="7547116A" w14:textId="1ECDB494">
      <w:pPr>
        <w:pStyle w:val="ListParagraph"/>
        <w:numPr>
          <w:ilvl w:val="0"/>
          <w:numId w:val="24"/>
        </w:numPr>
        <w:rPr>
          <w:highlight w:val="yellow"/>
        </w:rPr>
      </w:pPr>
      <w:r w:rsidRPr="07D2FB1D">
        <w:rPr>
          <w:b/>
          <w:bCs/>
        </w:rPr>
        <w:t>Generalizable across intersections</w:t>
      </w:r>
      <w:r>
        <w:t xml:space="preserve"> - We demonstrate that</w:t>
      </w:r>
      <w:r w:rsidR="00CF3AAE">
        <w:t xml:space="preserve"> </w:t>
      </w:r>
      <w:r>
        <w:t>this model generalizes between similar</w:t>
      </w:r>
      <w:r w:rsidR="00DE40CE">
        <w:t>-</w:t>
      </w:r>
      <w:r>
        <w:t xml:space="preserve">sized </w:t>
      </w:r>
      <w:r w:rsidR="00DE40CE">
        <w:t>jun</w:t>
      </w:r>
      <w:r>
        <w:t>ctions</w:t>
      </w:r>
      <w:r w:rsidR="002634FC">
        <w:t xml:space="preserve"> </w:t>
      </w:r>
      <w:r>
        <w:t>by using a dataset that spans multiple intersections.</w:t>
      </w:r>
      <w:r w:rsidR="00CF3AAE">
        <w:t xml:space="preserve"> </w:t>
      </w:r>
    </w:p>
    <w:p w:rsidRPr="00342327" w:rsidR="00BF1750" w:rsidP="004A7736" w:rsidRDefault="00FE15CF" w14:paraId="61D7F739" w14:textId="6CF995B3">
      <w:pPr>
        <w:pStyle w:val="ListParagraph"/>
        <w:numPr>
          <w:ilvl w:val="0"/>
          <w:numId w:val="24"/>
        </w:numPr>
        <w:rPr>
          <w:highlight w:val="yellow"/>
        </w:rPr>
      </w:pPr>
      <w:r w:rsidRPr="07D2FB1D">
        <w:rPr>
          <w:b/>
          <w:bCs/>
        </w:rPr>
        <w:lastRenderedPageBreak/>
        <w:t>Large, naturalistic dataset</w:t>
      </w:r>
      <w:r>
        <w:t xml:space="preserve"> - We present a dataset that</w:t>
      </w:r>
      <w:r w:rsidR="00CF3AAE">
        <w:t xml:space="preserve"> </w:t>
      </w:r>
      <w:r>
        <w:t>accumulates over 60 hours of vehicle data of naturalistic</w:t>
      </w:r>
      <w:r w:rsidR="00DE40CE">
        <w:t xml:space="preserve"> </w:t>
      </w:r>
      <w:r>
        <w:t>human drivers traversing five different roundabout style</w:t>
      </w:r>
      <w:r w:rsidR="00CF3AAE">
        <w:t xml:space="preserve"> </w:t>
      </w:r>
      <w:r>
        <w:t>intersections in Sydney. To the author</w:t>
      </w:r>
      <w:r w:rsidR="0016287B">
        <w:t>'</w:t>
      </w:r>
      <w:r>
        <w:t>s knowledge, this is</w:t>
      </w:r>
      <w:r w:rsidR="00DE40CE">
        <w:t xml:space="preserve"> </w:t>
      </w:r>
      <w:r>
        <w:t>the largest dataset of unsignalized intersections publicly</w:t>
      </w:r>
      <w:r w:rsidR="00CF3AAE">
        <w:t xml:space="preserve"> </w:t>
      </w:r>
      <w:r>
        <w:t>available, and can be downloaded at</w:t>
      </w:r>
      <w:r w:rsidR="008B7B83">
        <w:t>:</w:t>
      </w:r>
      <w:r>
        <w:t xml:space="preserve"> http://its.acfr.usyd.edu.au/datasets/</w:t>
      </w:r>
    </w:p>
    <w:p w:rsidRPr="00342327" w:rsidR="00AB4E6C" w:rsidP="009B5CAC" w:rsidRDefault="00AB4E6C" w14:paraId="18F9E3DF" w14:textId="77777777">
      <w:pPr>
        <w:rPr>
          <w:highlight w:val="yellow"/>
        </w:rPr>
      </w:pPr>
    </w:p>
    <w:p w:rsidRPr="00342327" w:rsidR="009B5CAC" w:rsidP="00342327" w:rsidRDefault="00BF1750" w14:paraId="41BB92F0" w14:textId="5669193C">
      <w:pPr>
        <w:jc w:val="center"/>
        <w:rPr>
          <w:highlight w:val="yellow"/>
        </w:rPr>
      </w:pPr>
      <w:r w:rsidR="00BF1750">
        <w:drawing>
          <wp:inline wp14:editId="6D612DCA" wp14:anchorId="5781300B">
            <wp:extent cx="4467225" cy="3343275"/>
            <wp:effectExtent l="0" t="0" r="9525" b="9525"/>
            <wp:docPr id="618267535" name="Picture 1" title=""/>
            <wp:cNvGraphicFramePr>
              <a:graphicFrameLocks noChangeAspect="1"/>
            </wp:cNvGraphicFramePr>
            <a:graphic>
              <a:graphicData uri="http://schemas.openxmlformats.org/drawingml/2006/picture">
                <pic:pic>
                  <pic:nvPicPr>
                    <pic:cNvPr id="0" name="Picture 1"/>
                    <pic:cNvPicPr/>
                  </pic:nvPicPr>
                  <pic:blipFill>
                    <a:blip r:embed="Rfe5ef4d4893944c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67225" cy="3343275"/>
                    </a:xfrm>
                    <a:prstGeom prst="rect">
                      <a:avLst/>
                    </a:prstGeom>
                  </pic:spPr>
                </pic:pic>
              </a:graphicData>
            </a:graphic>
          </wp:inline>
        </w:drawing>
      </w:r>
    </w:p>
    <w:p w:rsidRPr="00342327" w:rsidR="00F95F65" w:rsidP="07D2FB1D" w:rsidRDefault="003D6557" w14:paraId="1CF77154" w14:textId="5E1D85C7">
      <w:r>
        <w:t xml:space="preserve">Recently, </w:t>
      </w:r>
      <w:r w:rsidR="00482BB0">
        <w:t xml:space="preserve">the </w:t>
      </w:r>
      <w:r>
        <w:t>team of Messaoud develop</w:t>
      </w:r>
      <w:r w:rsidR="008632A1">
        <w:t>ed a</w:t>
      </w:r>
      <w:r w:rsidR="00E51778">
        <w:t xml:space="preserve"> relational recurrent neural network (RRNNs)</w:t>
      </w:r>
      <w:r w:rsidR="00482BB0">
        <w:t xml:space="preserve"> based encoder-decoder architecture where the encoder analyzes the patterns underlying in the past trajectories, and the decoder generates the future</w:t>
      </w:r>
      <w:r w:rsidR="00F95F65">
        <w:t xml:space="preserve"> </w:t>
      </w:r>
      <w:r w:rsidR="00482BB0">
        <w:t>trajectory sequence.</w:t>
      </w:r>
      <w:r w:rsidR="008E1ECE">
        <w:t xml:space="preserve"> </w:t>
      </w:r>
      <w:r w:rsidR="00816915">
        <w:rPr>
          <w:rStyle w:val="FootnoteReference"/>
          <w:highlight w:val="yellow"/>
        </w:rPr>
        <w:fldChar w:fldCharType="begin" w:fldLock="1"/>
      </w:r>
      <w:r w:rsidR="008506D2">
        <w:rPr>
          <w:highlight w:val="yellow"/>
        </w:rPr>
        <w:instrText>ADDIN CSL_CITATION {"citationItems":[{"id":"ITEM-1","itemData":{"DOI":"10.1109/ITSC.2019.8916887","ISBN":"9781538670248","abstract":"Scene understanding and future motion prediction of surrounding vehicles are crucial to achieve safe and reliable decision-making and motion planning for autonomous driving in a highway environment. This is a challenging task considering the correlation between the drivers behaviors. Knowing the performance of Long Short Term Memories (LSTMs) in sequence modeling and the power of attention mechanism to capture long range dependencies, we bring relational recurrent neural networks (RRNNs) to tackle the vehicle motion prediction problem. We propose an RRNNs based encoder-decoder architecture where the encoder analyzes the patterns underlying in the past trajectories and the decoder generates the future trajectory sequence. The originality of this network is that it combines the advantages of the LSTM blocks in representing the temporal evolution of trajectories and the attention mechanism to model the relative interactions between vehicles. This paper compares the proposed approach with the LSTM encoder decoder using the new large scaled naturalistic driving highD dataset. The proposed method outperforms LSTM encoder decoder in terms of RMSE values of the predicted trajectories. It outputs an estimate of future trajectories over 5s time horizon for longitudinal and lateral prediction RMSE of about 3.34m and 0.48m, respectively.","author":[{"dropping-particle":"","family":"Messaoud","given":"Kaouther","non-dropping-particle":"","parse-names":false,"suffix":""},{"dropping-particle":"","family":"Yahiaoui","given":"Itheri","non-dropping-particle":"","parse-names":false,"suffix":""},{"dropping-particle":"","family":"Verroust-Blondet","given":"Anne","non-dropping-particle":"","parse-names":false,"suffix":""},{"dropping-particle":"","family":"Nashashibi","given":"Fawzi","non-dropping-particle":"","parse-names":false,"suffix":""}],"container-title":"2019 IEEE Intelligent Transportation Systems Conference, ITSC 2019","id":"ITEM-1","issue":"October","issued":{"date-parts":[["2019"]]},"page":"1813-1818","title":"Relational Recurrent Neural Networks For Vehicle Trajectory Prediction","type":"article-journal"},"uris":["http://www.mendeley.com/documents/?uuid=2f1d7971-1fab-4388-a01b-c30510f0dbda"]}],"mendeley":{"formattedCitation":"(Messaoud et al. 2019)","plainTextFormattedCitation":"(Messaoud et al. 2019)","previouslyFormattedCitation":"(Messaoud et al. 2019)"},"properties":{"noteIndex":0},"schema":"https://github.com/citation-style-language/schema/raw/master/csl-citation.json"}</w:instrText>
      </w:r>
      <w:r w:rsidR="00816915">
        <w:rPr>
          <w:rStyle w:val="FootnoteReference"/>
          <w:highlight w:val="yellow"/>
        </w:rPr>
        <w:fldChar w:fldCharType="separate"/>
      </w:r>
      <w:r w:rsidRPr="00B91FAC" w:rsidR="00B91FAC">
        <w:rPr>
          <w:noProof/>
          <w:highlight w:val="yellow"/>
        </w:rPr>
        <w:t>(Messaoud et al. 2019)</w:t>
      </w:r>
      <w:r w:rsidR="00816915">
        <w:rPr>
          <w:rStyle w:val="FootnoteReference"/>
          <w:highlight w:val="yellow"/>
        </w:rPr>
        <w:fldChar w:fldCharType="end"/>
      </w:r>
      <w:r w:rsidR="00F95F65">
        <w:t xml:space="preserve"> It combines the advantages of LSTMs in sequence modeling and the power of attention mechanism to capture the spatial intervehicles interactions. It is characterized by:</w:t>
      </w:r>
    </w:p>
    <w:p w:rsidRPr="00342327" w:rsidR="00F95F65" w:rsidP="004A7736" w:rsidRDefault="00F95F65" w14:paraId="4AE7BAF9" w14:textId="3E1C1621">
      <w:pPr>
        <w:pStyle w:val="ListParagraph"/>
        <w:numPr>
          <w:ilvl w:val="0"/>
          <w:numId w:val="25"/>
        </w:numPr>
        <w:rPr>
          <w:highlight w:val="yellow"/>
        </w:rPr>
      </w:pPr>
      <w:r w:rsidRPr="07D2FB1D">
        <w:rPr>
          <w:b/>
          <w:bCs/>
        </w:rPr>
        <w:t>Per block information storing</w:t>
      </w:r>
      <w:r>
        <w:t xml:space="preserve">: Input information </w:t>
      </w:r>
      <w:r w:rsidR="008E1ECE">
        <w:t>is</w:t>
      </w:r>
      <w:r>
        <w:t xml:space="preserve"> selectively stored into separate interacting blocks based on their content.</w:t>
      </w:r>
    </w:p>
    <w:p w:rsidRPr="00342327" w:rsidR="00F95F65" w:rsidP="004A7736" w:rsidRDefault="00F95F65" w14:paraId="38FF3AAE" w14:textId="54928E7A">
      <w:pPr>
        <w:pStyle w:val="ListParagraph"/>
        <w:numPr>
          <w:ilvl w:val="0"/>
          <w:numId w:val="25"/>
        </w:numPr>
        <w:rPr>
          <w:highlight w:val="yellow"/>
        </w:rPr>
      </w:pPr>
      <w:r w:rsidRPr="07D2FB1D">
        <w:rPr>
          <w:b/>
          <w:bCs/>
        </w:rPr>
        <w:t>Relational reasoning:</w:t>
      </w:r>
      <w:r>
        <w:t xml:space="preserve"> Some vehicles are more likely to be related to or influenced by the other vehicles because of some features.</w:t>
      </w:r>
    </w:p>
    <w:p w:rsidRPr="00342327" w:rsidR="00F95F65" w:rsidP="00F95F65" w:rsidRDefault="00F95F65" w14:paraId="3194DE8C" w14:textId="03B5923D">
      <w:pPr>
        <w:pStyle w:val="ListParagraph"/>
        <w:numPr>
          <w:ilvl w:val="0"/>
          <w:numId w:val="25"/>
        </w:numPr>
        <w:rPr>
          <w:highlight w:val="yellow"/>
        </w:rPr>
      </w:pPr>
      <w:r w:rsidRPr="07D2FB1D">
        <w:rPr>
          <w:b/>
          <w:bCs/>
        </w:rPr>
        <w:t>No distance constrained analysis:</w:t>
      </w:r>
      <w:r>
        <w:t xml:space="preserve"> Dependence between vehicles is not always tied to proximity in space.</w:t>
      </w:r>
    </w:p>
    <w:p w:rsidRPr="00342327" w:rsidR="008E1ECE" w:rsidP="008E1ECE" w:rsidRDefault="00F95F65" w14:paraId="2B31A67B" w14:textId="4B97EEB2">
      <w:pPr>
        <w:pStyle w:val="ListParagraph"/>
        <w:numPr>
          <w:ilvl w:val="0"/>
          <w:numId w:val="25"/>
        </w:numPr>
        <w:rPr>
          <w:highlight w:val="yellow"/>
        </w:rPr>
      </w:pPr>
      <w:r w:rsidRPr="07D2FB1D">
        <w:rPr>
          <w:b/>
          <w:bCs/>
        </w:rPr>
        <w:t>Different focusing:</w:t>
      </w:r>
      <w:r>
        <w:t xml:space="preserve"> Different relations are encoded based on selective attention to a set of input information</w:t>
      </w:r>
      <w:r w:rsidR="008E1ECE">
        <w:t>.</w:t>
      </w:r>
    </w:p>
    <w:p w:rsidRPr="00342327" w:rsidR="00DE40CE" w:rsidP="07D2FB1D" w:rsidRDefault="008E1ECE" w14:paraId="7D6BAEBE" w14:textId="37C48114">
      <w:r>
        <w:t>They</w:t>
      </w:r>
      <w:r w:rsidR="00F95F65">
        <w:t xml:space="preserve"> use</w:t>
      </w:r>
      <w:r>
        <w:t>d</w:t>
      </w:r>
      <w:r w:rsidR="00F95F65">
        <w:t xml:space="preserve"> the new publicly available naturalistic vehicle trajectory highD dataset to train and validate </w:t>
      </w:r>
      <w:r>
        <w:t>their</w:t>
      </w:r>
      <w:r w:rsidR="00F95F65">
        <w:t xml:space="preserve"> model in the task of trajectory prediction. </w:t>
      </w:r>
      <w:r>
        <w:t>When</w:t>
      </w:r>
      <w:r w:rsidR="00F95F65">
        <w:t xml:space="preserve"> compare</w:t>
      </w:r>
      <w:r>
        <w:t>d</w:t>
      </w:r>
      <w:r w:rsidR="00F95F65">
        <w:t xml:space="preserve"> to LSTM based encoder decode model</w:t>
      </w:r>
      <w:r>
        <w:t>, their model</w:t>
      </w:r>
      <w:r w:rsidR="00F95F65">
        <w:t xml:space="preserve"> provide</w:t>
      </w:r>
      <w:r>
        <w:t>d</w:t>
      </w:r>
      <w:r w:rsidR="00F95F65">
        <w:t xml:space="preserve"> better results in terms of longitudinal and lateral prediction</w:t>
      </w:r>
      <w:r>
        <w:t xml:space="preserve"> </w:t>
      </w:r>
      <w:r w:rsidR="00F95F65">
        <w:t>RMSE.</w:t>
      </w:r>
    </w:p>
    <w:p w:rsidRPr="00342327" w:rsidR="00342327" w:rsidP="07D2FB1D" w:rsidRDefault="00342327" w14:paraId="0898BDAD" w14:textId="11D8A563">
      <w:pPr>
        <w:jc w:val="center"/>
      </w:pPr>
      <w:r w:rsidRPr="00342327">
        <w:rPr>
          <w:noProof/>
          <w:highlight w:val="yellow"/>
        </w:rPr>
        <w:lastRenderedPageBreak/>
        <w:drawing>
          <wp:inline distT="0" distB="0" distL="0" distR="0" wp14:anchorId="3A75DC80" wp14:editId="7A79D964">
            <wp:extent cx="5090615" cy="224617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97200" cy="2249084"/>
                    </a:xfrm>
                    <a:prstGeom prst="rect">
                      <a:avLst/>
                    </a:prstGeom>
                    <a:noFill/>
                    <a:ln>
                      <a:noFill/>
                    </a:ln>
                  </pic:spPr>
                </pic:pic>
              </a:graphicData>
            </a:graphic>
          </wp:inline>
        </w:drawing>
      </w:r>
    </w:p>
    <w:p w:rsidRPr="00342327" w:rsidR="0085213F" w:rsidP="07D2FB1D" w:rsidRDefault="00BE7402" w14:paraId="13026B69" w14:textId="04E15D0F">
      <w:r>
        <w:t xml:space="preserve">In the same year, </w:t>
      </w:r>
      <w:r w:rsidR="00C669CB">
        <w:t>recurrent neural networks (RNNs)</w:t>
      </w:r>
      <w:r w:rsidR="008D01AA">
        <w:t xml:space="preserve"> were incorporated with neural process</w:t>
      </w:r>
      <w:r w:rsidR="008725D4">
        <w:t xml:space="preserve"> (NP) to create new</w:t>
      </w:r>
      <w:r w:rsidR="007C660E">
        <w:t xml:space="preserve"> model: </w:t>
      </w:r>
      <w:r w:rsidR="008C35C2">
        <w:t>attentive recurrent neural process (ARNP).</w:t>
      </w:r>
      <w:r w:rsidR="00816915">
        <w:rPr>
          <w:rStyle w:val="FootnoteReference"/>
          <w:highlight w:val="yellow"/>
        </w:rPr>
        <w:fldChar w:fldCharType="begin" w:fldLock="1"/>
      </w:r>
      <w:r w:rsidR="008506D2">
        <w:rPr>
          <w:highlight w:val="yellow"/>
        </w:rPr>
        <w:instrText>ADDIN CSL_CITATION {"citationItems":[{"id":"ITEM-1","itemData":{"abstract":"Predicting surrounding vehicle behaviors are critical to autonomous vehicles when negotiating in multi-vehicle interaction scenarios. Most existing approaches require tedious training process with large amounts of data and may fail to capture the propagating uncertainty in interaction behaviors. The multi-vehicle behaviors are assumed to be generated from a stochastic process. This paper proposes an attentive recurrent neural process (ARNP) approach to overcome the above limitations, which uses a neural process (NP) to learn a distribution of multi-vehicle interaction behavior. Our proposed model inherits the flexibility of neural networks while maintaining Bayesian probabilistic characteristics. Constructed by incorporating NPs with recurrent neural networks (RNNs), the ARNP model predicts the distribution of a target vehicle trajectory conditioned on the observed long-term sequential data of all surrounding vehicles. This approach is verified by learning and predicting lane-changing trajectories in complex traffic scenarios. Experimental results demonstrate that our proposed method outperforms previous counterparts in terms of accuracy and uncertainty expressiveness. Moreover, the meta-learning instinct of NPs enables our proposed ARNP model to capture global information of all observations, thereby being able to adapt to new targets efficiently.","author":[{"dropping-particle":"","family":"Zhu","given":"Jiacheng","non-dropping-particle":"","parse-names":false,"suffix":""},{"dropping-particle":"","family":"Qin","given":"Shenghao","non-dropping-particle":"","parse-names":false,"suffix":""},{"dropping-particle":"","family":"Wang","given":"Wenshuo","non-dropping-particle":"","parse-names":false,"suffix":""},{"dropping-particle":"","family":"Zhao","given":"Ding","non-dropping-particle":"","parse-names":false,"suffix":""}],"container-title":"arXiv","id":"ITEM-1","issue":"1","issued":{"date-parts":[["2019"]]},"title":"Probabilistic Trajectory Prediction for Autonomous Vehicles with Attentive Recurrent Neural Process","type":"article-journal"},"uris":["http://www.mendeley.com/documents/?uuid=6703401f-07b2-435e-a38f-d12ff7b7dcff"]}],"mendeley":{"formattedCitation":"(Zhu et al. 2019)","plainTextFormattedCitation":"(Zhu et al. 2019)","previouslyFormattedCitation":"(Zhu et al. 2019)"},"properties":{"noteIndex":0},"schema":"https://github.com/citation-style-language/schema/raw/master/csl-citation.json"}</w:instrText>
      </w:r>
      <w:r w:rsidR="00816915">
        <w:rPr>
          <w:rStyle w:val="FootnoteReference"/>
          <w:highlight w:val="yellow"/>
        </w:rPr>
        <w:fldChar w:fldCharType="separate"/>
      </w:r>
      <w:r w:rsidRPr="00B91FAC" w:rsidR="00B91FAC">
        <w:rPr>
          <w:noProof/>
          <w:highlight w:val="yellow"/>
        </w:rPr>
        <w:t>(Zhu et al. 2019)</w:t>
      </w:r>
      <w:r w:rsidR="00816915">
        <w:rPr>
          <w:rStyle w:val="FootnoteReference"/>
          <w:highlight w:val="yellow"/>
        </w:rPr>
        <w:fldChar w:fldCharType="end"/>
      </w:r>
      <w:r w:rsidR="008C35C2">
        <w:t xml:space="preserve"> </w:t>
      </w:r>
      <w:r w:rsidR="00C8059B">
        <w:t xml:space="preserve">By assuming that the observed trajectories are generated from multiple realizations of a stochastic process, </w:t>
      </w:r>
      <w:r w:rsidR="00193A88">
        <w:t>their</w:t>
      </w:r>
      <w:r w:rsidR="00C8059B">
        <w:t xml:space="preserve"> proposed model first comprehensively captures the sequential interaction behavior through a RNN framework</w:t>
      </w:r>
      <w:r w:rsidR="0032101F">
        <w:t>. T</w:t>
      </w:r>
      <w:r w:rsidR="00C8059B">
        <w:t>hen the predictive trajectory is obtained by estimating a distribution of the mapping from surrounding vehicle information to corresponding target vehicle trajectory conditioned on the history input-output pairs.</w:t>
      </w:r>
      <w:r w:rsidR="00C57E92">
        <w:t xml:space="preserve"> </w:t>
      </w:r>
      <w:r w:rsidR="00646B93">
        <w:t xml:space="preserve">Their proposed model effectively </w:t>
      </w:r>
      <w:proofErr w:type="gramStart"/>
      <w:r w:rsidR="00646B93">
        <w:t>capture</w:t>
      </w:r>
      <w:proofErr w:type="gramEnd"/>
      <w:r w:rsidR="00646B93">
        <w:t xml:space="preserve"> the sequential information and the global underlying property of a traffic scenario. In a real-world trajectory prediction task, ARNP outperforms a </w:t>
      </w:r>
      <w:proofErr w:type="gramStart"/>
      <w:r w:rsidR="00646B93">
        <w:t>number</w:t>
      </w:r>
      <w:proofErr w:type="gramEnd"/>
      <w:r w:rsidR="00646B93">
        <w:t xml:space="preserve"> previous approaches in the aspect of prediction accuracy, variance, and probability expressiveness by predicting a explicit distribution.</w:t>
      </w:r>
    </w:p>
    <w:p w:rsidR="00E37F41" w:rsidP="00342327" w:rsidRDefault="00E37F41" w14:paraId="0317DD02" w14:textId="5E6DE053">
      <w:pPr>
        <w:jc w:val="center"/>
      </w:pPr>
      <w:r w:rsidR="00E37F41">
        <w:drawing>
          <wp:inline wp14:editId="236D4982" wp14:anchorId="3843CA70">
            <wp:extent cx="2934269" cy="2342820"/>
            <wp:effectExtent l="0" t="0" r="0" b="635"/>
            <wp:docPr id="321920323" name="Picture 2" title=""/>
            <wp:cNvGraphicFramePr>
              <a:graphicFrameLocks noChangeAspect="1"/>
            </wp:cNvGraphicFramePr>
            <a:graphic>
              <a:graphicData uri="http://schemas.openxmlformats.org/drawingml/2006/picture">
                <pic:pic>
                  <pic:nvPicPr>
                    <pic:cNvPr id="0" name="Picture 2"/>
                    <pic:cNvPicPr/>
                  </pic:nvPicPr>
                  <pic:blipFill>
                    <a:blip r:embed="R0fe5c87a1ff747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34269" cy="2342820"/>
                    </a:xfrm>
                    <a:prstGeom prst="rect">
                      <a:avLst/>
                    </a:prstGeom>
                  </pic:spPr>
                </pic:pic>
              </a:graphicData>
            </a:graphic>
          </wp:inline>
        </w:drawing>
      </w:r>
    </w:p>
    <w:p w:rsidRPr="00A35693" w:rsidR="00601843" w:rsidP="00601843" w:rsidRDefault="005D6B31" w14:paraId="60482626" w14:textId="7EFB3F40">
      <w:pPr>
        <w:pStyle w:val="Heading3"/>
        <w:rPr>
          <w:highlight w:val="yellow"/>
        </w:rPr>
      </w:pPr>
      <w:r>
        <w:t>Long Short-Term Memory neural networks</w:t>
      </w:r>
      <w:r w:rsidR="0C8A365D">
        <w:t xml:space="preserve"> for vehicle trajectory prediction</w:t>
      </w:r>
    </w:p>
    <w:p w:rsidRPr="00A35693" w:rsidR="00601843" w:rsidP="004A7736" w:rsidRDefault="2A3A9BF2" w14:paraId="7EBE034C" w14:textId="46C58654">
      <w:pPr>
        <w:pStyle w:val="Heading4"/>
        <w:rPr>
          <w:highlight w:val="yellow"/>
        </w:rPr>
      </w:pPr>
      <w:r>
        <w:t>Overview</w:t>
      </w:r>
    </w:p>
    <w:p w:rsidRPr="00A35693" w:rsidR="00EF3328" w:rsidP="00EF3328" w:rsidRDefault="16A73378" w14:paraId="1866382B" w14:textId="266E2A06">
      <w:pPr>
        <w:rPr>
          <w:highlight w:val="yellow"/>
        </w:rPr>
      </w:pPr>
      <w:r>
        <w:t>There are 83 papers that contains both two terms: "vehicle trajectory prediction" and "long short-term memory" according to Google scho</w:t>
      </w:r>
      <w:r w:rsidR="23163138">
        <w:t>lar. Many of them come from Ar</w:t>
      </w:r>
      <w:r w:rsidR="55A60564">
        <w:t>X</w:t>
      </w:r>
      <w:r w:rsidR="23163138">
        <w:t>i</w:t>
      </w:r>
      <w:r w:rsidR="55A60564">
        <w:t>v</w:t>
      </w:r>
      <w:r w:rsidR="23163138">
        <w:t xml:space="preserve"> journal</w:t>
      </w:r>
      <w:r w:rsidR="3C7B0831">
        <w:t xml:space="preserve">. </w:t>
      </w:r>
      <w:r w:rsidR="72639ECA">
        <w:t xml:space="preserve">The below table shows some of the </w:t>
      </w:r>
      <w:r w:rsidR="012AA0A2">
        <w:t>article that use LSTM for vehicle trajectory prediction.</w:t>
      </w:r>
    </w:p>
    <w:tbl>
      <w:tblPr>
        <w:tblStyle w:val="GridTable1Light"/>
        <w:tblW w:w="0" w:type="auto"/>
        <w:tblLook w:val="04A0" w:firstRow="1" w:lastRow="0" w:firstColumn="1" w:lastColumn="0" w:noHBand="0" w:noVBand="1"/>
      </w:tblPr>
      <w:tblGrid>
        <w:gridCol w:w="608"/>
        <w:gridCol w:w="3770"/>
        <w:gridCol w:w="1688"/>
        <w:gridCol w:w="554"/>
        <w:gridCol w:w="776"/>
        <w:gridCol w:w="1954"/>
      </w:tblGrid>
      <w:tr w:rsidRPr="00A35693" w:rsidR="00EF3328" w:rsidTr="36B97A24" w14:paraId="7299E724" w14:textId="7777777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696EBF50" w14:textId="77777777">
            <w:pPr>
              <w:spacing w:line="276" w:lineRule="auto"/>
              <w:jc w:val="center"/>
              <w:rPr>
                <w:sz w:val="16"/>
                <w:szCs w:val="16"/>
              </w:rPr>
            </w:pPr>
            <w:r w:rsidRPr="36B97A24">
              <w:rPr>
                <w:sz w:val="16"/>
                <w:szCs w:val="16"/>
              </w:rPr>
              <w:t>Index</w:t>
            </w:r>
          </w:p>
        </w:tc>
        <w:tc>
          <w:tcPr>
            <w:tcW w:w="0" w:type="auto"/>
            <w:noWrap/>
            <w:hideMark/>
          </w:tcPr>
          <w:p w:rsidRPr="00A35693" w:rsidR="00207E28" w:rsidP="36B97A24" w:rsidRDefault="0E1189D5" w14:paraId="58AE54CD" w14:textId="77777777">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Paper Name</w:t>
            </w:r>
          </w:p>
        </w:tc>
        <w:tc>
          <w:tcPr>
            <w:tcW w:w="0" w:type="auto"/>
            <w:noWrap/>
            <w:hideMark/>
          </w:tcPr>
          <w:p w:rsidRPr="00A35693" w:rsidR="00207E28" w:rsidP="36B97A24" w:rsidRDefault="0E1189D5" w14:paraId="32F8162A" w14:textId="77777777">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First author</w:t>
            </w:r>
          </w:p>
        </w:tc>
        <w:tc>
          <w:tcPr>
            <w:tcW w:w="0" w:type="auto"/>
            <w:noWrap/>
            <w:hideMark/>
          </w:tcPr>
          <w:p w:rsidRPr="00A35693" w:rsidR="00207E28" w:rsidP="36B97A24" w:rsidRDefault="0E1189D5" w14:paraId="72770CFE" w14:textId="77777777">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Year</w:t>
            </w:r>
          </w:p>
        </w:tc>
        <w:tc>
          <w:tcPr>
            <w:tcW w:w="776" w:type="dxa"/>
            <w:noWrap/>
            <w:hideMark/>
          </w:tcPr>
          <w:p w:rsidRPr="00A35693" w:rsidR="00207E28" w:rsidP="36B97A24" w:rsidRDefault="0E1189D5" w14:paraId="5C3A4DE7" w14:textId="77777777">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Citation</w:t>
            </w:r>
          </w:p>
        </w:tc>
        <w:tc>
          <w:tcPr>
            <w:tcW w:w="1954" w:type="dxa"/>
            <w:noWrap/>
            <w:hideMark/>
          </w:tcPr>
          <w:p w:rsidRPr="00A35693" w:rsidR="00207E28" w:rsidP="36B97A24" w:rsidRDefault="0E1189D5" w14:paraId="43CB8AD5" w14:textId="77777777">
            <w:pPr>
              <w:spacing w:line="276" w:lineRule="auto"/>
              <w:jc w:val="center"/>
              <w:cnfStyle w:val="100000000000" w:firstRow="1" w:lastRow="0" w:firstColumn="0" w:lastColumn="0" w:oddVBand="0" w:evenVBand="0" w:oddHBand="0" w:evenHBand="0" w:firstRowFirstColumn="0" w:firstRowLastColumn="0" w:lastRowFirstColumn="0" w:lastRowLastColumn="0"/>
              <w:rPr>
                <w:sz w:val="16"/>
                <w:szCs w:val="16"/>
              </w:rPr>
            </w:pPr>
            <w:r w:rsidRPr="36B97A24">
              <w:rPr>
                <w:sz w:val="16"/>
                <w:szCs w:val="16"/>
              </w:rPr>
              <w:t>Average citation per year</w:t>
            </w:r>
          </w:p>
        </w:tc>
      </w:tr>
      <w:tr w:rsidRPr="00A35693" w:rsidR="00EF3328" w:rsidTr="36B97A24" w14:paraId="3E876CE0" w14:textId="77777777">
        <w:trPr>
          <w:trHeight w:val="555"/>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15454126" w14:textId="77777777">
            <w:pPr>
              <w:spacing w:line="276" w:lineRule="auto"/>
              <w:rPr>
                <w:sz w:val="16"/>
                <w:szCs w:val="16"/>
              </w:rPr>
            </w:pPr>
            <w:r w:rsidRPr="36B97A24">
              <w:rPr>
                <w:sz w:val="16"/>
                <w:szCs w:val="16"/>
              </w:rPr>
              <w:t>1</w:t>
            </w:r>
          </w:p>
        </w:tc>
        <w:tc>
          <w:tcPr>
            <w:tcW w:w="0" w:type="auto"/>
            <w:hideMark/>
          </w:tcPr>
          <w:p w:rsidRPr="00A35693" w:rsidR="00207E28" w:rsidP="36B97A24" w:rsidRDefault="0E1189D5" w14:paraId="1CE10608"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Convolutional Social Pooling for Vehicle Trajectory Prediction</w:t>
            </w:r>
          </w:p>
        </w:tc>
        <w:tc>
          <w:tcPr>
            <w:tcW w:w="0" w:type="auto"/>
            <w:noWrap/>
            <w:hideMark/>
          </w:tcPr>
          <w:p w:rsidRPr="00A35693" w:rsidR="00207E28" w:rsidP="36B97A24" w:rsidRDefault="0E1189D5" w14:paraId="7FB10F5C"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Nachiket Deo</w:t>
            </w:r>
          </w:p>
        </w:tc>
        <w:tc>
          <w:tcPr>
            <w:tcW w:w="0" w:type="auto"/>
            <w:noWrap/>
            <w:hideMark/>
          </w:tcPr>
          <w:p w:rsidRPr="00A35693" w:rsidR="00207E28" w:rsidP="36B97A24" w:rsidRDefault="0E1189D5" w14:paraId="46A72DF0"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rsidRPr="00A35693" w:rsidR="00207E28" w:rsidP="36B97A24" w:rsidRDefault="0E1189D5" w14:paraId="169A3139"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110</w:t>
            </w:r>
          </w:p>
        </w:tc>
        <w:tc>
          <w:tcPr>
            <w:tcW w:w="1954" w:type="dxa"/>
            <w:noWrap/>
            <w:hideMark/>
          </w:tcPr>
          <w:p w:rsidRPr="00A35693" w:rsidR="00207E28" w:rsidP="36B97A24" w:rsidRDefault="0E1189D5" w14:paraId="345F13CD"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36.7</w:t>
            </w:r>
          </w:p>
        </w:tc>
      </w:tr>
      <w:tr w:rsidRPr="00A35693" w:rsidR="00EF3328" w:rsidTr="36B97A24" w14:paraId="78805B08" w14:textId="77777777">
        <w:trPr>
          <w:trHeight w:val="323"/>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6C689933" w14:textId="77777777">
            <w:pPr>
              <w:spacing w:line="276" w:lineRule="auto"/>
              <w:rPr>
                <w:sz w:val="16"/>
                <w:szCs w:val="16"/>
              </w:rPr>
            </w:pPr>
            <w:r w:rsidRPr="36B97A24">
              <w:rPr>
                <w:sz w:val="16"/>
                <w:szCs w:val="16"/>
              </w:rPr>
              <w:lastRenderedPageBreak/>
              <w:t>2</w:t>
            </w:r>
          </w:p>
        </w:tc>
        <w:tc>
          <w:tcPr>
            <w:tcW w:w="0" w:type="auto"/>
            <w:hideMark/>
          </w:tcPr>
          <w:p w:rsidRPr="00A35693" w:rsidR="00207E28" w:rsidP="36B97A24" w:rsidRDefault="0E1189D5" w14:paraId="03CA32D7"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An LSTM network for highway trajectory prediction</w:t>
            </w:r>
          </w:p>
        </w:tc>
        <w:tc>
          <w:tcPr>
            <w:tcW w:w="0" w:type="auto"/>
            <w:noWrap/>
            <w:hideMark/>
          </w:tcPr>
          <w:p w:rsidRPr="00A35693" w:rsidR="00207E28" w:rsidP="36B97A24" w:rsidRDefault="0E1189D5" w14:paraId="7F0D1893"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Florent Altché</w:t>
            </w:r>
          </w:p>
        </w:tc>
        <w:tc>
          <w:tcPr>
            <w:tcW w:w="0" w:type="auto"/>
            <w:noWrap/>
            <w:hideMark/>
          </w:tcPr>
          <w:p w:rsidRPr="00A35693" w:rsidR="00207E28" w:rsidP="36B97A24" w:rsidRDefault="0E1189D5" w14:paraId="3474C1A1"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2017</w:t>
            </w:r>
          </w:p>
        </w:tc>
        <w:tc>
          <w:tcPr>
            <w:tcW w:w="776" w:type="dxa"/>
            <w:noWrap/>
            <w:hideMark/>
          </w:tcPr>
          <w:p w:rsidRPr="00A35693" w:rsidR="00207E28" w:rsidP="36B97A24" w:rsidRDefault="0E1189D5" w14:paraId="7E350BA3"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129</w:t>
            </w:r>
          </w:p>
        </w:tc>
        <w:tc>
          <w:tcPr>
            <w:tcW w:w="1954" w:type="dxa"/>
            <w:noWrap/>
            <w:hideMark/>
          </w:tcPr>
          <w:p w:rsidRPr="00A35693" w:rsidR="00207E28" w:rsidP="36B97A24" w:rsidRDefault="0E1189D5" w14:paraId="540C575D"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32.3</w:t>
            </w:r>
          </w:p>
        </w:tc>
      </w:tr>
      <w:tr w:rsidRPr="00A35693" w:rsidR="00EF3328" w:rsidTr="36B97A24" w14:paraId="5B1CB58E" w14:textId="77777777">
        <w:trPr>
          <w:trHeight w:val="431"/>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6F313059" w14:textId="77777777">
            <w:pPr>
              <w:spacing w:line="276" w:lineRule="auto"/>
              <w:rPr>
                <w:sz w:val="16"/>
                <w:szCs w:val="16"/>
              </w:rPr>
            </w:pPr>
            <w:r w:rsidRPr="36B97A24">
              <w:rPr>
                <w:sz w:val="16"/>
                <w:szCs w:val="16"/>
              </w:rPr>
              <w:t>3</w:t>
            </w:r>
          </w:p>
        </w:tc>
        <w:tc>
          <w:tcPr>
            <w:tcW w:w="0" w:type="auto"/>
            <w:hideMark/>
          </w:tcPr>
          <w:p w:rsidRPr="00A35693" w:rsidR="00207E28" w:rsidP="36B97A24" w:rsidRDefault="0E1189D5" w14:paraId="4D18BCA5"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Sequence-to-Sequence Prediction of Vehicle Trajectory via LSTM Encoder-Decoder Architecture</w:t>
            </w:r>
          </w:p>
        </w:tc>
        <w:tc>
          <w:tcPr>
            <w:tcW w:w="0" w:type="auto"/>
            <w:noWrap/>
            <w:hideMark/>
          </w:tcPr>
          <w:p w:rsidRPr="00A35693" w:rsidR="00207E28" w:rsidP="36B97A24" w:rsidRDefault="0E1189D5" w14:paraId="4909D896"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Seong Hyeon Park</w:t>
            </w:r>
          </w:p>
        </w:tc>
        <w:tc>
          <w:tcPr>
            <w:tcW w:w="0" w:type="auto"/>
            <w:noWrap/>
            <w:hideMark/>
          </w:tcPr>
          <w:p w:rsidRPr="00A35693" w:rsidR="00207E28" w:rsidP="36B97A24" w:rsidRDefault="0E1189D5" w14:paraId="19C6D9B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rsidRPr="00A35693" w:rsidR="00207E28" w:rsidP="36B97A24" w:rsidRDefault="0E1189D5" w14:paraId="7C9C3366"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96</w:t>
            </w:r>
          </w:p>
        </w:tc>
        <w:tc>
          <w:tcPr>
            <w:tcW w:w="1954" w:type="dxa"/>
            <w:noWrap/>
            <w:hideMark/>
          </w:tcPr>
          <w:p w:rsidRPr="00A35693" w:rsidR="00207E28" w:rsidP="36B97A24" w:rsidRDefault="0E1189D5" w14:paraId="0F6CC70B"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32.0</w:t>
            </w:r>
          </w:p>
        </w:tc>
      </w:tr>
      <w:tr w:rsidRPr="00A35693" w:rsidR="00EF3328" w:rsidTr="36B97A24" w14:paraId="2821DC2C" w14:textId="77777777">
        <w:trPr>
          <w:trHeight w:val="422"/>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776DEA24" w14:textId="77777777">
            <w:pPr>
              <w:spacing w:line="276" w:lineRule="auto"/>
              <w:rPr>
                <w:sz w:val="16"/>
                <w:szCs w:val="16"/>
              </w:rPr>
            </w:pPr>
            <w:r w:rsidRPr="36B97A24">
              <w:rPr>
                <w:sz w:val="16"/>
                <w:szCs w:val="16"/>
              </w:rPr>
              <w:t>4</w:t>
            </w:r>
          </w:p>
        </w:tc>
        <w:tc>
          <w:tcPr>
            <w:tcW w:w="0" w:type="auto"/>
            <w:hideMark/>
          </w:tcPr>
          <w:p w:rsidRPr="00A35693" w:rsidR="00207E28" w:rsidP="36B97A24" w:rsidRDefault="0E1189D5" w14:paraId="4EBC53F3"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Probabilistic vehicle trajectory prediction over occupancy grid map via recurrent neural network</w:t>
            </w:r>
          </w:p>
        </w:tc>
        <w:tc>
          <w:tcPr>
            <w:tcW w:w="0" w:type="auto"/>
            <w:noWrap/>
            <w:hideMark/>
          </w:tcPr>
          <w:p w:rsidRPr="00A35693" w:rsidR="00207E28" w:rsidP="36B97A24" w:rsidRDefault="0E1189D5" w14:paraId="29ED6845"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ByeoungDo Kim</w:t>
            </w:r>
          </w:p>
        </w:tc>
        <w:tc>
          <w:tcPr>
            <w:tcW w:w="0" w:type="auto"/>
            <w:noWrap/>
            <w:hideMark/>
          </w:tcPr>
          <w:p w:rsidRPr="00A35693" w:rsidR="00207E28" w:rsidP="36B97A24" w:rsidRDefault="0E1189D5" w14:paraId="13C5F47D"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2017</w:t>
            </w:r>
          </w:p>
        </w:tc>
        <w:tc>
          <w:tcPr>
            <w:tcW w:w="776" w:type="dxa"/>
            <w:noWrap/>
            <w:hideMark/>
          </w:tcPr>
          <w:p w:rsidRPr="00A35693" w:rsidR="00207E28" w:rsidP="36B97A24" w:rsidRDefault="0E1189D5" w14:paraId="2C411596"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122</w:t>
            </w:r>
          </w:p>
        </w:tc>
        <w:tc>
          <w:tcPr>
            <w:tcW w:w="1954" w:type="dxa"/>
            <w:noWrap/>
            <w:hideMark/>
          </w:tcPr>
          <w:p w:rsidRPr="00A35693" w:rsidR="00207E28" w:rsidP="36B97A24" w:rsidRDefault="0E1189D5" w14:paraId="57E5DB7B"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30.5</w:t>
            </w:r>
          </w:p>
        </w:tc>
      </w:tr>
      <w:tr w:rsidRPr="00A35693" w:rsidR="00EF3328" w:rsidTr="36B97A24" w14:paraId="039DB71D" w14:textId="77777777">
        <w:trPr>
          <w:trHeight w:val="494"/>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36083956" w14:textId="77777777">
            <w:pPr>
              <w:spacing w:line="276" w:lineRule="auto"/>
              <w:rPr>
                <w:sz w:val="16"/>
                <w:szCs w:val="16"/>
              </w:rPr>
            </w:pPr>
            <w:r w:rsidRPr="36B97A24">
              <w:rPr>
                <w:sz w:val="16"/>
                <w:szCs w:val="16"/>
              </w:rPr>
              <w:t>5</w:t>
            </w:r>
          </w:p>
        </w:tc>
        <w:tc>
          <w:tcPr>
            <w:tcW w:w="0" w:type="auto"/>
            <w:hideMark/>
          </w:tcPr>
          <w:p w:rsidRPr="00A35693" w:rsidR="00207E28" w:rsidP="36B97A24" w:rsidRDefault="0E1189D5" w14:paraId="748C584E"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Multi-Modal Trajectory Prediction of Surrounding Vehicles with Maneuver based LSTMs</w:t>
            </w:r>
          </w:p>
        </w:tc>
        <w:tc>
          <w:tcPr>
            <w:tcW w:w="0" w:type="auto"/>
            <w:noWrap/>
            <w:hideMark/>
          </w:tcPr>
          <w:p w:rsidRPr="00A35693" w:rsidR="00207E28" w:rsidP="36B97A24" w:rsidRDefault="0E1189D5" w14:paraId="47248DCA"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Nachiket Deo</w:t>
            </w:r>
          </w:p>
        </w:tc>
        <w:tc>
          <w:tcPr>
            <w:tcW w:w="0" w:type="auto"/>
            <w:noWrap/>
            <w:hideMark/>
          </w:tcPr>
          <w:p w:rsidRPr="00A35693" w:rsidR="00207E28" w:rsidP="36B97A24" w:rsidRDefault="0E1189D5" w14:paraId="6060561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rsidRPr="00A35693" w:rsidR="00207E28" w:rsidP="36B97A24" w:rsidRDefault="0E1189D5" w14:paraId="6AD4D7F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84</w:t>
            </w:r>
          </w:p>
        </w:tc>
        <w:tc>
          <w:tcPr>
            <w:tcW w:w="1954" w:type="dxa"/>
            <w:noWrap/>
            <w:hideMark/>
          </w:tcPr>
          <w:p w:rsidRPr="00A35693" w:rsidR="00207E28" w:rsidP="36B97A24" w:rsidRDefault="0E1189D5" w14:paraId="026F51B1"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28.0</w:t>
            </w:r>
          </w:p>
        </w:tc>
      </w:tr>
      <w:tr w:rsidRPr="00A35693" w:rsidR="00EF3328" w:rsidTr="36B97A24" w14:paraId="0148A91F" w14:textId="77777777">
        <w:trPr>
          <w:trHeight w:val="566"/>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548695C6" w14:textId="77777777">
            <w:pPr>
              <w:spacing w:line="276" w:lineRule="auto"/>
              <w:rPr>
                <w:sz w:val="16"/>
                <w:szCs w:val="16"/>
              </w:rPr>
            </w:pPr>
            <w:r w:rsidRPr="36B97A24">
              <w:rPr>
                <w:sz w:val="16"/>
                <w:szCs w:val="16"/>
              </w:rPr>
              <w:t>6</w:t>
            </w:r>
          </w:p>
        </w:tc>
        <w:tc>
          <w:tcPr>
            <w:tcW w:w="0" w:type="auto"/>
            <w:hideMark/>
          </w:tcPr>
          <w:p w:rsidRPr="00A35693" w:rsidR="00207E28" w:rsidP="36B97A24" w:rsidRDefault="0E1189D5" w14:paraId="4A2CAD47"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TraPHic: Trajectory Prediction in Dense and Heterogeneous Traffic Using</w:t>
            </w:r>
            <w:r w:rsidR="00207E28">
              <w:br/>
            </w:r>
            <w:r w:rsidRPr="36B97A24">
              <w:rPr>
                <w:sz w:val="16"/>
                <w:szCs w:val="16"/>
              </w:rPr>
              <w:t>Weighted Interactions</w:t>
            </w:r>
          </w:p>
        </w:tc>
        <w:tc>
          <w:tcPr>
            <w:tcW w:w="0" w:type="auto"/>
            <w:noWrap/>
            <w:hideMark/>
          </w:tcPr>
          <w:p w:rsidRPr="00A35693" w:rsidR="00207E28" w:rsidP="36B97A24" w:rsidRDefault="0E1189D5" w14:paraId="2F005DFA"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Rohan Chandra</w:t>
            </w:r>
          </w:p>
        </w:tc>
        <w:tc>
          <w:tcPr>
            <w:tcW w:w="0" w:type="auto"/>
            <w:noWrap/>
            <w:hideMark/>
          </w:tcPr>
          <w:p w:rsidRPr="00A35693" w:rsidR="00207E28" w:rsidP="36B97A24" w:rsidRDefault="0E1189D5" w14:paraId="3C2209DA"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2019</w:t>
            </w:r>
          </w:p>
        </w:tc>
        <w:tc>
          <w:tcPr>
            <w:tcW w:w="776" w:type="dxa"/>
            <w:noWrap/>
            <w:hideMark/>
          </w:tcPr>
          <w:p w:rsidRPr="00A35693" w:rsidR="00207E28" w:rsidP="36B97A24" w:rsidRDefault="0E1189D5" w14:paraId="00E0B55C"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44</w:t>
            </w:r>
          </w:p>
        </w:tc>
        <w:tc>
          <w:tcPr>
            <w:tcW w:w="1954" w:type="dxa"/>
            <w:noWrap/>
            <w:hideMark/>
          </w:tcPr>
          <w:p w:rsidRPr="00A35693" w:rsidR="00207E28" w:rsidP="36B97A24" w:rsidRDefault="0E1189D5" w14:paraId="479A30A3"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22.0</w:t>
            </w:r>
          </w:p>
        </w:tc>
      </w:tr>
      <w:tr w:rsidRPr="00A35693" w:rsidR="00EF3328" w:rsidTr="36B97A24" w14:paraId="26886EF2" w14:textId="77777777">
        <w:trPr>
          <w:trHeight w:val="600"/>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5B8CC946" w14:textId="77777777">
            <w:pPr>
              <w:spacing w:line="276" w:lineRule="auto"/>
              <w:rPr>
                <w:sz w:val="16"/>
                <w:szCs w:val="16"/>
              </w:rPr>
            </w:pPr>
            <w:r w:rsidRPr="36B97A24">
              <w:rPr>
                <w:sz w:val="16"/>
                <w:szCs w:val="16"/>
              </w:rPr>
              <w:t>7</w:t>
            </w:r>
          </w:p>
        </w:tc>
        <w:tc>
          <w:tcPr>
            <w:tcW w:w="0" w:type="auto"/>
            <w:hideMark/>
          </w:tcPr>
          <w:p w:rsidRPr="00A35693" w:rsidR="00207E28" w:rsidP="36B97A24" w:rsidRDefault="0E1189D5" w14:paraId="4312796B"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Modeling vehicle interactions via modified LSTM models for trajectory prediction</w:t>
            </w:r>
          </w:p>
        </w:tc>
        <w:tc>
          <w:tcPr>
            <w:tcW w:w="0" w:type="auto"/>
            <w:noWrap/>
            <w:hideMark/>
          </w:tcPr>
          <w:p w:rsidRPr="00A35693" w:rsidR="00207E28" w:rsidP="36B97A24" w:rsidRDefault="0E1189D5" w14:paraId="36C8CDE5"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Shengzhe Dai</w:t>
            </w:r>
          </w:p>
        </w:tc>
        <w:tc>
          <w:tcPr>
            <w:tcW w:w="0" w:type="auto"/>
            <w:noWrap/>
            <w:hideMark/>
          </w:tcPr>
          <w:p w:rsidRPr="00A35693" w:rsidR="00207E28" w:rsidP="36B97A24" w:rsidRDefault="0E1189D5" w14:paraId="508FA3BB"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2019</w:t>
            </w:r>
          </w:p>
        </w:tc>
        <w:tc>
          <w:tcPr>
            <w:tcW w:w="776" w:type="dxa"/>
            <w:noWrap/>
            <w:hideMark/>
          </w:tcPr>
          <w:p w:rsidRPr="00A35693" w:rsidR="00207E28" w:rsidP="36B97A24" w:rsidRDefault="0E1189D5" w14:paraId="31891919"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19</w:t>
            </w:r>
          </w:p>
        </w:tc>
        <w:tc>
          <w:tcPr>
            <w:tcW w:w="1954" w:type="dxa"/>
            <w:noWrap/>
            <w:hideMark/>
          </w:tcPr>
          <w:p w:rsidRPr="00A35693" w:rsidR="00207E28" w:rsidP="36B97A24" w:rsidRDefault="0E1189D5" w14:paraId="73949797"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9.5</w:t>
            </w:r>
          </w:p>
        </w:tc>
      </w:tr>
      <w:tr w:rsidRPr="00A35693" w:rsidR="00EF3328" w:rsidTr="36B97A24" w14:paraId="4033C618" w14:textId="77777777">
        <w:trPr>
          <w:trHeight w:val="458"/>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5B1513C0" w14:textId="77777777">
            <w:pPr>
              <w:spacing w:line="276" w:lineRule="auto"/>
              <w:rPr>
                <w:sz w:val="16"/>
                <w:szCs w:val="16"/>
              </w:rPr>
            </w:pPr>
            <w:r w:rsidRPr="36B97A24">
              <w:rPr>
                <w:sz w:val="16"/>
                <w:szCs w:val="16"/>
              </w:rPr>
              <w:t>8</w:t>
            </w:r>
          </w:p>
        </w:tc>
        <w:tc>
          <w:tcPr>
            <w:tcW w:w="0" w:type="auto"/>
            <w:hideMark/>
          </w:tcPr>
          <w:p w:rsidRPr="00A35693" w:rsidR="00207E28" w:rsidP="36B97A24" w:rsidRDefault="0E1189D5" w14:paraId="52A3A4C9"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Intention-aware Long Horizon Trajectory Prediction of Surrounding Vehicles using Dual LSTM Networks</w:t>
            </w:r>
          </w:p>
        </w:tc>
        <w:tc>
          <w:tcPr>
            <w:tcW w:w="0" w:type="auto"/>
            <w:noWrap/>
            <w:hideMark/>
          </w:tcPr>
          <w:p w:rsidRPr="00A35693" w:rsidR="00207E28" w:rsidP="36B97A24" w:rsidRDefault="0E1189D5" w14:paraId="6AF58C68"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Long Xin</w:t>
            </w:r>
          </w:p>
        </w:tc>
        <w:tc>
          <w:tcPr>
            <w:tcW w:w="0" w:type="auto"/>
            <w:noWrap/>
            <w:hideMark/>
          </w:tcPr>
          <w:p w:rsidRPr="00A35693" w:rsidR="00207E28" w:rsidP="36B97A24" w:rsidRDefault="0E1189D5" w14:paraId="6918665E"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2018</w:t>
            </w:r>
          </w:p>
        </w:tc>
        <w:tc>
          <w:tcPr>
            <w:tcW w:w="776" w:type="dxa"/>
            <w:noWrap/>
            <w:hideMark/>
          </w:tcPr>
          <w:p w:rsidRPr="00A35693" w:rsidR="00207E28" w:rsidP="36B97A24" w:rsidRDefault="0E1189D5" w14:paraId="681C1643"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w:t>
            </w:r>
          </w:p>
        </w:tc>
        <w:tc>
          <w:tcPr>
            <w:tcW w:w="1954" w:type="dxa"/>
            <w:noWrap/>
            <w:hideMark/>
          </w:tcPr>
          <w:p w:rsidRPr="00A35693" w:rsidR="00207E28" w:rsidP="36B97A24" w:rsidRDefault="0E1189D5" w14:paraId="188EFAA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6.7</w:t>
            </w:r>
          </w:p>
        </w:tc>
      </w:tr>
      <w:tr w:rsidRPr="00A35693" w:rsidR="00EF3328" w:rsidTr="36B97A24" w14:paraId="41655B3F" w14:textId="77777777">
        <w:trPr>
          <w:trHeight w:val="620"/>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1D435B3E" w14:textId="77777777">
            <w:pPr>
              <w:spacing w:line="276" w:lineRule="auto"/>
              <w:rPr>
                <w:sz w:val="16"/>
                <w:szCs w:val="16"/>
              </w:rPr>
            </w:pPr>
            <w:r w:rsidRPr="36B97A24">
              <w:rPr>
                <w:sz w:val="16"/>
                <w:szCs w:val="16"/>
              </w:rPr>
              <w:t>9</w:t>
            </w:r>
          </w:p>
        </w:tc>
        <w:tc>
          <w:tcPr>
            <w:tcW w:w="0" w:type="auto"/>
            <w:hideMark/>
          </w:tcPr>
          <w:p w:rsidRPr="00A35693" w:rsidR="00207E28" w:rsidP="36B97A24" w:rsidRDefault="0E1189D5" w14:paraId="3C1008CE"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Online Vehicle Trajectory Prediction using Policy Anticipation Network and optimization-based Context Reasoning</w:t>
            </w:r>
          </w:p>
        </w:tc>
        <w:tc>
          <w:tcPr>
            <w:tcW w:w="0" w:type="auto"/>
            <w:noWrap/>
            <w:hideMark/>
          </w:tcPr>
          <w:p w:rsidRPr="00A35693" w:rsidR="00207E28" w:rsidP="36B97A24" w:rsidRDefault="0E1189D5" w14:paraId="4E2E91EA"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Wenchao Ding</w:t>
            </w:r>
          </w:p>
        </w:tc>
        <w:tc>
          <w:tcPr>
            <w:tcW w:w="0" w:type="auto"/>
            <w:noWrap/>
            <w:hideMark/>
          </w:tcPr>
          <w:p w:rsidRPr="00A35693" w:rsidR="00207E28" w:rsidP="36B97A24" w:rsidRDefault="0E1189D5" w14:paraId="6BA097F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2019</w:t>
            </w:r>
          </w:p>
        </w:tc>
        <w:tc>
          <w:tcPr>
            <w:tcW w:w="776" w:type="dxa"/>
            <w:noWrap/>
            <w:hideMark/>
          </w:tcPr>
          <w:p w:rsidRPr="00A35693" w:rsidR="00207E28" w:rsidP="36B97A24" w:rsidRDefault="0E1189D5" w14:paraId="0AF3F140"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9</w:t>
            </w:r>
          </w:p>
        </w:tc>
        <w:tc>
          <w:tcPr>
            <w:tcW w:w="1954" w:type="dxa"/>
            <w:noWrap/>
            <w:hideMark/>
          </w:tcPr>
          <w:p w:rsidRPr="00A35693" w:rsidR="00207E28" w:rsidP="36B97A24" w:rsidRDefault="0E1189D5" w14:paraId="4B7ACF09"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4.5</w:t>
            </w:r>
          </w:p>
        </w:tc>
      </w:tr>
      <w:tr w:rsidRPr="00A35693" w:rsidR="00EF3328" w:rsidTr="36B97A24" w14:paraId="64701F19" w14:textId="77777777">
        <w:trPr>
          <w:trHeight w:val="395"/>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686A4498" w14:textId="77777777">
            <w:pPr>
              <w:spacing w:line="276" w:lineRule="auto"/>
              <w:rPr>
                <w:sz w:val="16"/>
                <w:szCs w:val="16"/>
              </w:rPr>
            </w:pPr>
            <w:r w:rsidRPr="36B97A24">
              <w:rPr>
                <w:sz w:val="16"/>
                <w:szCs w:val="16"/>
              </w:rPr>
              <w:t>10</w:t>
            </w:r>
          </w:p>
        </w:tc>
        <w:tc>
          <w:tcPr>
            <w:tcW w:w="0" w:type="auto"/>
            <w:hideMark/>
          </w:tcPr>
          <w:p w:rsidRPr="00A35693" w:rsidR="00207E28" w:rsidP="36B97A24" w:rsidRDefault="0E1189D5" w14:paraId="4FD66AB6"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Personalized Vehicle Trajectory Prediction Based on Joint Time-Series Modeling for Connected Vehicles</w:t>
            </w:r>
          </w:p>
        </w:tc>
        <w:tc>
          <w:tcPr>
            <w:tcW w:w="0" w:type="auto"/>
            <w:noWrap/>
            <w:hideMark/>
          </w:tcPr>
          <w:p w:rsidRPr="00A35693" w:rsidR="00207E28" w:rsidP="36B97A24" w:rsidRDefault="0E1189D5" w14:paraId="6FC8ACBE"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Yang Xing</w:t>
            </w:r>
          </w:p>
        </w:tc>
        <w:tc>
          <w:tcPr>
            <w:tcW w:w="0" w:type="auto"/>
            <w:noWrap/>
            <w:hideMark/>
          </w:tcPr>
          <w:p w:rsidRPr="00A35693" w:rsidR="00207E28" w:rsidP="36B97A24" w:rsidRDefault="0E1189D5" w14:paraId="0097F30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rsidRPr="00A35693" w:rsidR="00207E28" w:rsidP="36B97A24" w:rsidRDefault="0E1189D5" w14:paraId="605427A4"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w:t>
            </w:r>
          </w:p>
        </w:tc>
        <w:tc>
          <w:tcPr>
            <w:tcW w:w="1954" w:type="dxa"/>
            <w:noWrap/>
            <w:hideMark/>
          </w:tcPr>
          <w:p w:rsidRPr="00A35693" w:rsidR="00207E28" w:rsidP="36B97A24" w:rsidRDefault="0E1189D5" w14:paraId="1781AA54"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w:t>
            </w:r>
          </w:p>
        </w:tc>
      </w:tr>
      <w:tr w:rsidRPr="00A35693" w:rsidR="00EF3328" w:rsidTr="36B97A24" w14:paraId="1C71CAA3" w14:textId="77777777">
        <w:trPr>
          <w:trHeight w:val="656"/>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3C65DFF8" w14:textId="77777777">
            <w:pPr>
              <w:spacing w:line="276" w:lineRule="auto"/>
              <w:rPr>
                <w:sz w:val="16"/>
                <w:szCs w:val="16"/>
              </w:rPr>
            </w:pPr>
            <w:r w:rsidRPr="36B97A24">
              <w:rPr>
                <w:sz w:val="16"/>
                <w:szCs w:val="16"/>
              </w:rPr>
              <w:t>11</w:t>
            </w:r>
          </w:p>
        </w:tc>
        <w:tc>
          <w:tcPr>
            <w:tcW w:w="0" w:type="auto"/>
            <w:hideMark/>
          </w:tcPr>
          <w:p w:rsidRPr="00A35693" w:rsidR="00207E28" w:rsidP="36B97A24" w:rsidRDefault="0E1189D5" w14:paraId="2B4DF76D"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 xml:space="preserve">See the Future: A Semantic Segmentation Network Predicting Ego-Vehicle Trajectory </w:t>
            </w:r>
            <w:proofErr w:type="gramStart"/>
            <w:r w:rsidRPr="36B97A24">
              <w:rPr>
                <w:sz w:val="16"/>
                <w:szCs w:val="16"/>
              </w:rPr>
              <w:t>With</w:t>
            </w:r>
            <w:proofErr w:type="gramEnd"/>
            <w:r w:rsidRPr="36B97A24">
              <w:rPr>
                <w:sz w:val="16"/>
                <w:szCs w:val="16"/>
              </w:rPr>
              <w:t xml:space="preserve"> a Single Monocular Camera</w:t>
            </w:r>
          </w:p>
        </w:tc>
        <w:tc>
          <w:tcPr>
            <w:tcW w:w="0" w:type="auto"/>
            <w:noWrap/>
            <w:hideMark/>
          </w:tcPr>
          <w:p w:rsidRPr="00A35693" w:rsidR="00207E28" w:rsidP="36B97A24" w:rsidRDefault="0E1189D5" w14:paraId="6919CB44"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Yuxiang Sun</w:t>
            </w:r>
          </w:p>
        </w:tc>
        <w:tc>
          <w:tcPr>
            <w:tcW w:w="0" w:type="auto"/>
            <w:noWrap/>
            <w:hideMark/>
          </w:tcPr>
          <w:p w:rsidRPr="00A35693" w:rsidR="00207E28" w:rsidP="36B97A24" w:rsidRDefault="0E1189D5" w14:paraId="1D97D229"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rsidRPr="00A35693" w:rsidR="00207E28" w:rsidP="36B97A24" w:rsidRDefault="0E1189D5" w14:paraId="64663C4B"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w:t>
            </w:r>
          </w:p>
        </w:tc>
        <w:tc>
          <w:tcPr>
            <w:tcW w:w="1954" w:type="dxa"/>
            <w:noWrap/>
            <w:hideMark/>
          </w:tcPr>
          <w:p w:rsidRPr="00A35693" w:rsidR="00207E28" w:rsidP="36B97A24" w:rsidRDefault="0E1189D5" w14:paraId="4123FB70"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w:t>
            </w:r>
          </w:p>
        </w:tc>
      </w:tr>
      <w:tr w:rsidRPr="00A35693" w:rsidR="00EF3328" w:rsidTr="36B97A24" w14:paraId="37CCE1A1" w14:textId="77777777">
        <w:trPr>
          <w:trHeight w:val="431"/>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5477859D" w14:textId="77777777">
            <w:pPr>
              <w:spacing w:line="276" w:lineRule="auto"/>
              <w:rPr>
                <w:sz w:val="16"/>
                <w:szCs w:val="16"/>
              </w:rPr>
            </w:pPr>
            <w:r w:rsidRPr="36B97A24">
              <w:rPr>
                <w:sz w:val="16"/>
                <w:szCs w:val="16"/>
              </w:rPr>
              <w:t>12</w:t>
            </w:r>
          </w:p>
        </w:tc>
        <w:tc>
          <w:tcPr>
            <w:tcW w:w="0" w:type="auto"/>
            <w:hideMark/>
          </w:tcPr>
          <w:p w:rsidRPr="00A35693" w:rsidR="00207E28" w:rsidP="36B97A24" w:rsidRDefault="0E1189D5" w14:paraId="084DACE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 xml:space="preserve">GISNet: Graph-Based Information Sharing Network </w:t>
            </w:r>
            <w:proofErr w:type="gramStart"/>
            <w:r w:rsidRPr="36B97A24">
              <w:rPr>
                <w:sz w:val="16"/>
                <w:szCs w:val="16"/>
              </w:rPr>
              <w:t>For</w:t>
            </w:r>
            <w:proofErr w:type="gramEnd"/>
            <w:r w:rsidRPr="36B97A24">
              <w:rPr>
                <w:sz w:val="16"/>
                <w:szCs w:val="16"/>
              </w:rPr>
              <w:t xml:space="preserve"> Vehicle Trajectory Prediction</w:t>
            </w:r>
          </w:p>
        </w:tc>
        <w:tc>
          <w:tcPr>
            <w:tcW w:w="0" w:type="auto"/>
            <w:noWrap/>
            <w:hideMark/>
          </w:tcPr>
          <w:p w:rsidRPr="00A35693" w:rsidR="00207E28" w:rsidP="36B97A24" w:rsidRDefault="0E1189D5" w14:paraId="26EFF896"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Ziyi Zhao</w:t>
            </w:r>
          </w:p>
        </w:tc>
        <w:tc>
          <w:tcPr>
            <w:tcW w:w="0" w:type="auto"/>
            <w:noWrap/>
            <w:hideMark/>
          </w:tcPr>
          <w:p w:rsidRPr="00A35693" w:rsidR="00207E28" w:rsidP="36B97A24" w:rsidRDefault="0E1189D5" w14:paraId="5F2048F7"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rsidRPr="00A35693" w:rsidR="00207E28" w:rsidP="36B97A24" w:rsidRDefault="0E1189D5" w14:paraId="749C0797"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w:t>
            </w:r>
          </w:p>
        </w:tc>
        <w:tc>
          <w:tcPr>
            <w:tcW w:w="1954" w:type="dxa"/>
            <w:noWrap/>
            <w:hideMark/>
          </w:tcPr>
          <w:p w:rsidRPr="00A35693" w:rsidR="00207E28" w:rsidP="36B97A24" w:rsidRDefault="0E1189D5" w14:paraId="20DC2039"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1.0</w:t>
            </w:r>
          </w:p>
        </w:tc>
      </w:tr>
      <w:tr w:rsidRPr="00A35693" w:rsidR="00EF3328" w:rsidTr="36B97A24" w14:paraId="419FFACD" w14:textId="77777777">
        <w:trPr>
          <w:trHeight w:val="413"/>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49F8BCCC" w14:textId="77777777">
            <w:pPr>
              <w:spacing w:line="276" w:lineRule="auto"/>
              <w:rPr>
                <w:sz w:val="16"/>
                <w:szCs w:val="16"/>
              </w:rPr>
            </w:pPr>
            <w:r w:rsidRPr="36B97A24">
              <w:rPr>
                <w:sz w:val="16"/>
                <w:szCs w:val="16"/>
              </w:rPr>
              <w:t>13</w:t>
            </w:r>
          </w:p>
        </w:tc>
        <w:tc>
          <w:tcPr>
            <w:tcW w:w="0" w:type="auto"/>
            <w:hideMark/>
          </w:tcPr>
          <w:p w:rsidRPr="00A35693" w:rsidR="00207E28" w:rsidP="36B97A24" w:rsidRDefault="0E1189D5" w14:paraId="666FB9B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Multi-modal vehicle trajectory prediction based on mutual information</w:t>
            </w:r>
          </w:p>
        </w:tc>
        <w:tc>
          <w:tcPr>
            <w:tcW w:w="0" w:type="auto"/>
            <w:noWrap/>
            <w:hideMark/>
          </w:tcPr>
          <w:p w:rsidRPr="00A35693" w:rsidR="00207E28" w:rsidP="36B97A24" w:rsidRDefault="0E1189D5" w14:paraId="6735B3D8"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Cong Fei</w:t>
            </w:r>
          </w:p>
        </w:tc>
        <w:tc>
          <w:tcPr>
            <w:tcW w:w="0" w:type="auto"/>
            <w:noWrap/>
            <w:hideMark/>
          </w:tcPr>
          <w:p w:rsidRPr="00A35693" w:rsidR="00207E28" w:rsidP="36B97A24" w:rsidRDefault="0E1189D5" w14:paraId="12414F0C"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rsidRPr="00A35693" w:rsidR="00207E28" w:rsidP="36B97A24" w:rsidRDefault="0E1189D5" w14:paraId="6E823036"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rsidRPr="00A35693" w:rsidR="00207E28" w:rsidP="36B97A24" w:rsidRDefault="0E1189D5" w14:paraId="138071F2"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Pr="00A35693" w:rsidR="00EF3328" w:rsidTr="36B97A24" w14:paraId="4B94EF74" w14:textId="77777777">
        <w:trPr>
          <w:trHeight w:val="404"/>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3165528E" w14:textId="77777777">
            <w:pPr>
              <w:spacing w:line="276" w:lineRule="auto"/>
              <w:rPr>
                <w:sz w:val="16"/>
                <w:szCs w:val="16"/>
              </w:rPr>
            </w:pPr>
            <w:r w:rsidRPr="36B97A24">
              <w:rPr>
                <w:sz w:val="16"/>
                <w:szCs w:val="16"/>
              </w:rPr>
              <w:t>14</w:t>
            </w:r>
          </w:p>
        </w:tc>
        <w:tc>
          <w:tcPr>
            <w:tcW w:w="0" w:type="auto"/>
            <w:hideMark/>
          </w:tcPr>
          <w:p w:rsidRPr="00A35693" w:rsidR="00207E28" w:rsidP="36B97A24" w:rsidRDefault="0E1189D5" w14:paraId="171CE163"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Vehicle trajectory prediction using</w:t>
            </w:r>
            <w:r w:rsidR="00207E28">
              <w:br/>
            </w:r>
            <w:r w:rsidRPr="36B97A24">
              <w:rPr>
                <w:sz w:val="16"/>
                <w:szCs w:val="16"/>
              </w:rPr>
              <w:t>recurrent LSTM neural networks</w:t>
            </w:r>
          </w:p>
        </w:tc>
        <w:tc>
          <w:tcPr>
            <w:tcW w:w="0" w:type="auto"/>
            <w:noWrap/>
            <w:hideMark/>
          </w:tcPr>
          <w:p w:rsidRPr="00A35693" w:rsidR="00207E28" w:rsidP="36B97A24" w:rsidRDefault="0E1189D5" w14:paraId="49FF5799"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ALEXANDER BÜKK</w:t>
            </w:r>
          </w:p>
        </w:tc>
        <w:tc>
          <w:tcPr>
            <w:tcW w:w="0" w:type="auto"/>
            <w:noWrap/>
            <w:hideMark/>
          </w:tcPr>
          <w:p w:rsidRPr="00A35693" w:rsidR="00207E28" w:rsidP="36B97A24" w:rsidRDefault="0E1189D5" w14:paraId="63D0711B"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rsidRPr="00A35693" w:rsidR="00207E28" w:rsidP="36B97A24" w:rsidRDefault="0E1189D5" w14:paraId="4E90018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rsidRPr="00A35693" w:rsidR="00207E28" w:rsidP="36B97A24" w:rsidRDefault="0E1189D5" w14:paraId="0598A23F"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Pr="00A35693" w:rsidR="00EF3328" w:rsidTr="36B97A24" w14:paraId="41F8527D" w14:textId="77777777">
        <w:trPr>
          <w:trHeight w:val="575"/>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2BB30132" w14:textId="77777777">
            <w:pPr>
              <w:spacing w:line="276" w:lineRule="auto"/>
              <w:rPr>
                <w:sz w:val="16"/>
                <w:szCs w:val="16"/>
              </w:rPr>
            </w:pPr>
            <w:r w:rsidRPr="36B97A24">
              <w:rPr>
                <w:sz w:val="16"/>
                <w:szCs w:val="16"/>
              </w:rPr>
              <w:t>15</w:t>
            </w:r>
          </w:p>
        </w:tc>
        <w:tc>
          <w:tcPr>
            <w:tcW w:w="0" w:type="auto"/>
            <w:hideMark/>
          </w:tcPr>
          <w:p w:rsidRPr="00A35693" w:rsidR="00207E28" w:rsidP="36B97A24" w:rsidRDefault="0E1189D5" w14:paraId="0D419CA8"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 Multi-Modal States based Vehicle Descriptor and Dilated Convolutional Social Pooling for Vehicle Trajectory Prediction</w:t>
            </w:r>
          </w:p>
        </w:tc>
        <w:tc>
          <w:tcPr>
            <w:tcW w:w="0" w:type="auto"/>
            <w:noWrap/>
            <w:hideMark/>
          </w:tcPr>
          <w:p w:rsidRPr="00A35693" w:rsidR="00207E28" w:rsidP="36B97A24" w:rsidRDefault="0E1189D5" w14:paraId="29238311"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Huimin Zhang</w:t>
            </w:r>
          </w:p>
        </w:tc>
        <w:tc>
          <w:tcPr>
            <w:tcW w:w="0" w:type="auto"/>
            <w:noWrap/>
            <w:hideMark/>
          </w:tcPr>
          <w:p w:rsidRPr="00A35693" w:rsidR="00207E28" w:rsidP="36B97A24" w:rsidRDefault="0E1189D5" w14:paraId="5267F931"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rsidRPr="00A35693" w:rsidR="00207E28" w:rsidP="36B97A24" w:rsidRDefault="0E1189D5" w14:paraId="79CFBAB8"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rsidRPr="00A35693" w:rsidR="00207E28" w:rsidP="36B97A24" w:rsidRDefault="0E1189D5" w14:paraId="313B1098"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Pr="00A35693" w:rsidR="00EF3328" w:rsidTr="36B97A24" w14:paraId="45A6A395" w14:textId="77777777">
        <w:trPr>
          <w:trHeight w:val="440"/>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6E8152E2" w14:textId="77777777">
            <w:pPr>
              <w:spacing w:line="276" w:lineRule="auto"/>
              <w:rPr>
                <w:sz w:val="16"/>
                <w:szCs w:val="16"/>
              </w:rPr>
            </w:pPr>
            <w:r w:rsidRPr="36B97A24">
              <w:rPr>
                <w:sz w:val="16"/>
                <w:szCs w:val="16"/>
              </w:rPr>
              <w:t>16</w:t>
            </w:r>
          </w:p>
        </w:tc>
        <w:tc>
          <w:tcPr>
            <w:tcW w:w="0" w:type="auto"/>
            <w:hideMark/>
          </w:tcPr>
          <w:p w:rsidRPr="00A35693" w:rsidR="00207E28" w:rsidP="36B97A24" w:rsidRDefault="0E1189D5" w14:paraId="7255A142"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Interaction-Aware Trajectory Prediction of Connected Vehicles using CNN-LSTM Networks</w:t>
            </w:r>
          </w:p>
        </w:tc>
        <w:tc>
          <w:tcPr>
            <w:tcW w:w="0" w:type="auto"/>
            <w:noWrap/>
            <w:hideMark/>
          </w:tcPr>
          <w:p w:rsidRPr="00A35693" w:rsidR="00207E28" w:rsidP="36B97A24" w:rsidRDefault="0E1189D5" w14:paraId="5A18563D"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Xiaoyu Mo</w:t>
            </w:r>
          </w:p>
        </w:tc>
        <w:tc>
          <w:tcPr>
            <w:tcW w:w="0" w:type="auto"/>
            <w:noWrap/>
            <w:hideMark/>
          </w:tcPr>
          <w:p w:rsidRPr="00A35693" w:rsidR="00207E28" w:rsidP="36B97A24" w:rsidRDefault="0E1189D5" w14:paraId="72B14656"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rsidRPr="00A35693" w:rsidR="00207E28" w:rsidP="36B97A24" w:rsidRDefault="0E1189D5" w14:paraId="15E44BD4"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rsidRPr="00A35693" w:rsidR="00207E28" w:rsidP="36B97A24" w:rsidRDefault="0E1189D5" w14:paraId="723DBDC8"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r w:rsidRPr="00A35693" w:rsidR="00EF3328" w:rsidTr="36B97A24" w14:paraId="19971E2C" w14:textId="77777777">
        <w:trPr>
          <w:trHeight w:val="332"/>
        </w:trPr>
        <w:tc>
          <w:tcPr>
            <w:cnfStyle w:val="001000000000" w:firstRow="0" w:lastRow="0" w:firstColumn="1" w:lastColumn="0" w:oddVBand="0" w:evenVBand="0" w:oddHBand="0" w:evenHBand="0" w:firstRowFirstColumn="0" w:firstRowLastColumn="0" w:lastRowFirstColumn="0" w:lastRowLastColumn="0"/>
            <w:tcW w:w="0" w:type="auto"/>
            <w:noWrap/>
            <w:hideMark/>
          </w:tcPr>
          <w:p w:rsidRPr="00A35693" w:rsidR="00207E28" w:rsidP="36B97A24" w:rsidRDefault="0E1189D5" w14:paraId="24DE63C5" w14:textId="77777777">
            <w:pPr>
              <w:spacing w:line="276" w:lineRule="auto"/>
              <w:rPr>
                <w:sz w:val="16"/>
                <w:szCs w:val="16"/>
              </w:rPr>
            </w:pPr>
            <w:r w:rsidRPr="36B97A24">
              <w:rPr>
                <w:sz w:val="16"/>
                <w:szCs w:val="16"/>
              </w:rPr>
              <w:t>17</w:t>
            </w:r>
          </w:p>
        </w:tc>
        <w:tc>
          <w:tcPr>
            <w:tcW w:w="0" w:type="auto"/>
            <w:hideMark/>
          </w:tcPr>
          <w:p w:rsidRPr="00A35693" w:rsidR="00207E28" w:rsidP="36B97A24" w:rsidRDefault="0E1189D5" w14:paraId="02A651D7"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A Dual Learning Model for Vehicle Trajectory Prediction</w:t>
            </w:r>
          </w:p>
        </w:tc>
        <w:tc>
          <w:tcPr>
            <w:tcW w:w="0" w:type="auto"/>
            <w:noWrap/>
            <w:hideMark/>
          </w:tcPr>
          <w:p w:rsidRPr="00A35693" w:rsidR="00207E28" w:rsidP="36B97A24" w:rsidRDefault="0E1189D5" w14:paraId="419E4D58"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Mahrokh Khakzar</w:t>
            </w:r>
          </w:p>
        </w:tc>
        <w:tc>
          <w:tcPr>
            <w:tcW w:w="0" w:type="auto"/>
            <w:noWrap/>
            <w:hideMark/>
          </w:tcPr>
          <w:p w:rsidRPr="00A35693" w:rsidR="00207E28" w:rsidP="36B97A24" w:rsidRDefault="0E1189D5" w14:paraId="7109F133"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2020</w:t>
            </w:r>
          </w:p>
        </w:tc>
        <w:tc>
          <w:tcPr>
            <w:tcW w:w="776" w:type="dxa"/>
            <w:noWrap/>
            <w:hideMark/>
          </w:tcPr>
          <w:p w:rsidRPr="00A35693" w:rsidR="00207E28" w:rsidP="36B97A24" w:rsidRDefault="0E1189D5" w14:paraId="25772645"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w:t>
            </w:r>
          </w:p>
        </w:tc>
        <w:tc>
          <w:tcPr>
            <w:tcW w:w="1954" w:type="dxa"/>
            <w:noWrap/>
            <w:hideMark/>
          </w:tcPr>
          <w:p w:rsidRPr="00A35693" w:rsidR="00207E28" w:rsidP="36B97A24" w:rsidRDefault="0E1189D5" w14:paraId="6703D88A" w14:textId="77777777">
            <w:pPr>
              <w:spacing w:line="276" w:lineRule="auto"/>
              <w:cnfStyle w:val="000000000000" w:firstRow="0" w:lastRow="0" w:firstColumn="0" w:lastColumn="0" w:oddVBand="0" w:evenVBand="0" w:oddHBand="0" w:evenHBand="0" w:firstRowFirstColumn="0" w:firstRowLastColumn="0" w:lastRowFirstColumn="0" w:lastRowLastColumn="0"/>
              <w:rPr>
                <w:sz w:val="16"/>
                <w:szCs w:val="16"/>
              </w:rPr>
            </w:pPr>
            <w:r w:rsidRPr="36B97A24">
              <w:rPr>
                <w:sz w:val="16"/>
                <w:szCs w:val="16"/>
              </w:rPr>
              <w:t>0.0</w:t>
            </w:r>
          </w:p>
        </w:tc>
      </w:tr>
    </w:tbl>
    <w:p w:rsidRPr="00A35693" w:rsidR="00601843" w:rsidP="00601843" w:rsidRDefault="00601843" w14:paraId="68BFA2A7" w14:textId="77777777">
      <w:pPr>
        <w:rPr>
          <w:highlight w:val="yellow"/>
        </w:rPr>
      </w:pPr>
    </w:p>
    <w:p w:rsidRPr="00A35693" w:rsidR="00F262A0" w:rsidP="00601843" w:rsidRDefault="00F262A0" w14:paraId="0E759012" w14:textId="5444457C">
      <w:pPr>
        <w:rPr>
          <w:b/>
          <w:bCs/>
          <w:color w:val="FF0000"/>
          <w:highlight w:val="yellow"/>
        </w:rPr>
      </w:pPr>
      <w:r w:rsidRPr="00A35693">
        <w:rPr>
          <w:b/>
          <w:bCs/>
          <w:color w:val="FF0000"/>
          <w:highlight w:val="yellow"/>
        </w:rPr>
        <w:t>To save time, we wi</w:t>
      </w:r>
      <w:r w:rsidRPr="00A35693" w:rsidR="00A413D5">
        <w:rPr>
          <w:b/>
          <w:bCs/>
          <w:color w:val="FF0000"/>
          <w:highlight w:val="yellow"/>
        </w:rPr>
        <w:t xml:space="preserve">ll review the first </w:t>
      </w:r>
      <w:r w:rsidRPr="00A35693" w:rsidR="00BE05C9">
        <w:rPr>
          <w:b/>
          <w:bCs/>
          <w:color w:val="FF0000"/>
          <w:highlight w:val="yellow"/>
        </w:rPr>
        <w:t>three</w:t>
      </w:r>
      <w:r w:rsidRPr="00A35693" w:rsidR="00A413D5">
        <w:rPr>
          <w:b/>
          <w:bCs/>
          <w:color w:val="FF0000"/>
          <w:highlight w:val="yellow"/>
        </w:rPr>
        <w:t xml:space="preserve"> papers with highest citations</w:t>
      </w:r>
      <w:r w:rsidRPr="00A35693" w:rsidR="00024E34">
        <w:rPr>
          <w:b/>
          <w:bCs/>
          <w:color w:val="FF0000"/>
          <w:highlight w:val="yellow"/>
        </w:rPr>
        <w:t xml:space="preserve"> to understand the basic</w:t>
      </w:r>
      <w:r w:rsidRPr="00A35693" w:rsidR="00A413D5">
        <w:rPr>
          <w:b/>
          <w:bCs/>
          <w:color w:val="FF0000"/>
          <w:highlight w:val="yellow"/>
        </w:rPr>
        <w:t xml:space="preserve"> and 2</w:t>
      </w:r>
      <w:r w:rsidRPr="00A35693" w:rsidR="00BE05C9">
        <w:rPr>
          <w:b/>
          <w:bCs/>
          <w:color w:val="FF0000"/>
          <w:highlight w:val="yellow"/>
        </w:rPr>
        <w:t xml:space="preserve"> random</w:t>
      </w:r>
      <w:r w:rsidRPr="00A35693" w:rsidR="00A413D5">
        <w:rPr>
          <w:b/>
          <w:bCs/>
          <w:color w:val="FF0000"/>
          <w:highlight w:val="yellow"/>
        </w:rPr>
        <w:t xml:space="preserve"> paper</w:t>
      </w:r>
      <w:r w:rsidRPr="00A35693" w:rsidR="00024E34">
        <w:rPr>
          <w:b/>
          <w:bCs/>
          <w:color w:val="FF0000"/>
          <w:highlight w:val="yellow"/>
        </w:rPr>
        <w:t>s</w:t>
      </w:r>
      <w:r w:rsidRPr="00A35693" w:rsidR="00A413D5">
        <w:rPr>
          <w:b/>
          <w:bCs/>
          <w:color w:val="FF0000"/>
          <w:highlight w:val="yellow"/>
        </w:rPr>
        <w:t xml:space="preserve"> in 2020 to get the current trend</w:t>
      </w:r>
    </w:p>
    <w:p w:rsidRPr="00A35693" w:rsidR="0087061C" w:rsidP="004A7736" w:rsidRDefault="5619E315" w14:paraId="5679FC71" w14:textId="6751EAFD">
      <w:pPr>
        <w:pStyle w:val="Heading4"/>
        <w:rPr>
          <w:highlight w:val="yellow"/>
        </w:rPr>
      </w:pPr>
      <w:r>
        <w:t xml:space="preserve">Convolutional Social Pooling for Vehicle Trajectory Prediction </w:t>
      </w:r>
      <w:r w:rsidRPr="36B97A24" w:rsidR="0087061C">
        <w:rPr>
          <w:rStyle w:val="FootnoteReference"/>
          <w:highlight w:val="yellow"/>
        </w:rPr>
        <w:fldChar w:fldCharType="begin" w:fldLock="1"/>
      </w:r>
      <w:r w:rsidRPr="36B97A24" w:rsidR="0087061C">
        <w:rPr>
          <w:i w:val="0"/>
          <w:iCs w:val="0"/>
          <w:highlight w:val="yellow"/>
        </w:rPr>
        <w:instrText>ADDIN CSL_CITATION {"citationItems":[{"id":"ITEM-1","itemData":{"DOI":"10.1109/CVPRW.2018.00196","ISBN":"9781538661000","ISSN":"21607516","abstract":"Forecasting the motion of surrounding vehicles is a critical ability for an autonomous vehicle deployed in complex traffic. Motion of all vehicles in a scene is governed by the traffic context, i.e., the motion and relative spatial configuration of neighboring vehicles. In this paper we propose an LSTM encoder-decoder model that uses convolutional social pooling as an improvement to social pooling layers for robustly learning interdependencies in vehicle motion. Additionally, our model outputs a multi-modal predictive distribution over future trajectories based on maneuver classes. We evaluate our model using the publicly available NGSIM US-101 and I-80 datasets. Our results show improvement over the state of the art in terms of RMS values of prediction error and negative log-likelihoods of true future trajectories under the model's predictive distribution. We also present a qualitative analysis of the model's predicted distributions for various traffic scenarios.","author":[{"dropping-particle":"","family":"Deo","given":"Nachiket","non-dropping-particle":"","parse-names":false,"suffix":""},{"dropping-particle":"","family":"Trivedi","given":"Mohan M.","non-dropping-particle":"","parse-names":false,"suffix":""}],"container-title":"IEEE Computer Society Conference on Computer Vision and Pattern Recognition Workshops","id":"ITEM-1","issued":{"date-parts":[["2018"]]},"page":"1549-1557","title":"Convolutional social pooling for vehicle trajectory prediction","type":"article-journal","volume":"2018-June"},"uris":["http://www.mendeley.com/documents/?uuid=b14ee0a6-8543-4505-9886-cdd61dd3c9f2"]}],"mendeley":{"formattedCitation":"(Deo and Trivedi 2018a)","plainTextFormattedCitation":"(Deo and Trivedi 2018a)","previouslyFormattedCitation":"(Deo and Trivedi 2018a)"},"properties":{"noteIndex":0},"schema":"https://github.com/citation-style-language/schema/raw/master/csl-citation.json"}</w:instrText>
      </w:r>
      <w:r w:rsidRPr="36B97A24" w:rsidR="0087061C">
        <w:rPr>
          <w:rStyle w:val="FootnoteReference"/>
          <w:highlight w:val="yellow"/>
        </w:rPr>
        <w:fldChar w:fldCharType="separate"/>
      </w:r>
      <w:r w:rsidRPr="36B97A24" w:rsidR="165780DB">
        <w:rPr>
          <w:i w:val="0"/>
          <w:iCs w:val="0"/>
          <w:noProof/>
          <w:highlight w:val="yellow"/>
        </w:rPr>
        <w:t>(Deo and Trivedi 2018a)</w:t>
      </w:r>
      <w:r w:rsidRPr="36B97A24" w:rsidR="0087061C">
        <w:rPr>
          <w:rStyle w:val="FootnoteReference"/>
          <w:highlight w:val="yellow"/>
        </w:rPr>
        <w:fldChar w:fldCharType="end"/>
      </w:r>
    </w:p>
    <w:p w:rsidRPr="00A35693" w:rsidR="00FE702B" w:rsidP="36B97A24" w:rsidRDefault="1E09E12C" w14:paraId="27ED6AC6" w14:textId="5E4AF5D7">
      <w:r>
        <w:t>Prediction of future motion of surrounding vehicles is a challenging problem because:</w:t>
      </w:r>
    </w:p>
    <w:p w:rsidRPr="00A35693" w:rsidR="00FE702B" w:rsidP="00FE702B" w:rsidRDefault="3C3A24F1" w14:paraId="0664388B" w14:textId="6966CDAE">
      <w:pPr>
        <w:pStyle w:val="ListParagraph"/>
        <w:numPr>
          <w:ilvl w:val="0"/>
          <w:numId w:val="27"/>
        </w:numPr>
        <w:rPr>
          <w:highlight w:val="yellow"/>
        </w:rPr>
      </w:pPr>
      <w:r>
        <w:t>Vehicle trajectories tend to be highly non-linear over longer</w:t>
      </w:r>
      <w:r w:rsidR="51EDFBEC">
        <w:t xml:space="preserve"> </w:t>
      </w:r>
      <w:r>
        <w:t xml:space="preserve">time horizons due to decisions made by the driver. </w:t>
      </w:r>
    </w:p>
    <w:p w:rsidRPr="00A35693" w:rsidR="00FE702B" w:rsidP="00FE702B" w:rsidRDefault="51EDFBEC" w14:paraId="0F91000E" w14:textId="77777777">
      <w:pPr>
        <w:pStyle w:val="ListParagraph"/>
        <w:numPr>
          <w:ilvl w:val="0"/>
          <w:numId w:val="27"/>
        </w:numPr>
        <w:rPr>
          <w:highlight w:val="yellow"/>
        </w:rPr>
      </w:pPr>
      <w:r>
        <w:t>D</w:t>
      </w:r>
      <w:r w:rsidR="3C3A24F1">
        <w:t>river behavior tends to be inherently multi-modal,</w:t>
      </w:r>
      <w:r>
        <w:t xml:space="preserve"> </w:t>
      </w:r>
      <w:r w:rsidR="3C3A24F1">
        <w:t>where a driver could make one of many decisions under the</w:t>
      </w:r>
      <w:r>
        <w:t xml:space="preserve"> </w:t>
      </w:r>
      <w:r w:rsidR="3C3A24F1">
        <w:t xml:space="preserve">same traffic circumstances. </w:t>
      </w:r>
    </w:p>
    <w:p w:rsidRPr="00A35693" w:rsidR="00E40A3C" w:rsidP="00E40A3C" w:rsidRDefault="51EDFBEC" w14:paraId="4A6DF5E1" w14:textId="671761EA">
      <w:pPr>
        <w:pStyle w:val="ListParagraph"/>
        <w:numPr>
          <w:ilvl w:val="0"/>
          <w:numId w:val="27"/>
        </w:numPr>
        <w:rPr>
          <w:highlight w:val="yellow"/>
        </w:rPr>
      </w:pPr>
      <w:r>
        <w:lastRenderedPageBreak/>
        <w:t>I</w:t>
      </w:r>
      <w:r w:rsidR="3C3A24F1">
        <w:t>nteraction between vehicles</w:t>
      </w:r>
      <w:r>
        <w:t xml:space="preserve"> </w:t>
      </w:r>
      <w:r w:rsidR="3C3A24F1">
        <w:t xml:space="preserve">tends to affect their motion. The </w:t>
      </w:r>
      <w:proofErr w:type="gramStart"/>
      <w:r w:rsidR="3C3A24F1">
        <w:t>large number</w:t>
      </w:r>
      <w:proofErr w:type="gramEnd"/>
      <w:r w:rsidR="3C3A24F1">
        <w:t xml:space="preserve"> of</w:t>
      </w:r>
      <w:r>
        <w:t xml:space="preserve"> </w:t>
      </w:r>
      <w:r w:rsidR="3C3A24F1">
        <w:t>possible configurations of all</w:t>
      </w:r>
      <w:r w:rsidR="521D4C1C">
        <w:t xml:space="preserve"> vehicles in a scene can make this difficult to model.</w:t>
      </w:r>
    </w:p>
    <w:p w:rsidRPr="00A35693" w:rsidR="00E40A3C" w:rsidP="36B97A24" w:rsidRDefault="08E40FF0" w14:paraId="796A69CC" w14:textId="006EC070">
      <w:r>
        <w:t>Despite</w:t>
      </w:r>
      <w:r w:rsidR="2B268843">
        <w:t xml:space="preserve"> these challenges, there is structure to vehicle</w:t>
      </w:r>
      <w:r w:rsidR="521D4C1C">
        <w:t xml:space="preserve"> </w:t>
      </w:r>
      <w:r w:rsidR="2B268843">
        <w:t>motion that can be exploited:</w:t>
      </w:r>
    </w:p>
    <w:p w:rsidRPr="00A35693" w:rsidR="00E40A3C" w:rsidP="004A7736" w:rsidRDefault="2B268843" w14:paraId="4EC31766" w14:textId="31A09504">
      <w:pPr>
        <w:pStyle w:val="ListParagraph"/>
        <w:numPr>
          <w:ilvl w:val="0"/>
          <w:numId w:val="27"/>
        </w:numPr>
        <w:rPr>
          <w:highlight w:val="yellow"/>
        </w:rPr>
      </w:pPr>
      <w:r>
        <w:t>Vehicle motion can be binned into maneuvers, which</w:t>
      </w:r>
      <w:r w:rsidR="521D4C1C">
        <w:t xml:space="preserve"> </w:t>
      </w:r>
      <w:r>
        <w:t>can account for the multi-modal nature of future motion.</w:t>
      </w:r>
      <w:r w:rsidR="521D4C1C">
        <w:t xml:space="preserve"> </w:t>
      </w:r>
      <w:r>
        <w:t>For example, a vehicle approaching its leading</w:t>
      </w:r>
      <w:r w:rsidR="521D4C1C">
        <w:t xml:space="preserve"> </w:t>
      </w:r>
      <w:r>
        <w:t>vehicle at a much faster speed would either brake and</w:t>
      </w:r>
      <w:r w:rsidR="521D4C1C">
        <w:t xml:space="preserve"> </w:t>
      </w:r>
      <w:r>
        <w:t xml:space="preserve">slow </w:t>
      </w:r>
      <w:r w:rsidR="08E40FF0">
        <w:t>down or</w:t>
      </w:r>
      <w:r>
        <w:t xml:space="preserve"> change lane to overtake.</w:t>
      </w:r>
    </w:p>
    <w:p w:rsidRPr="00A35693" w:rsidR="0087061C" w:rsidP="004A7736" w:rsidRDefault="2B268843" w14:paraId="27311CD0" w14:textId="1CABB3CC">
      <w:pPr>
        <w:pStyle w:val="ListParagraph"/>
        <w:numPr>
          <w:ilvl w:val="0"/>
          <w:numId w:val="27"/>
        </w:numPr>
        <w:rPr>
          <w:highlight w:val="yellow"/>
        </w:rPr>
      </w:pPr>
      <w:r>
        <w:t xml:space="preserve">There is a </w:t>
      </w:r>
      <w:r w:rsidR="08E40FF0">
        <w:t>well-defined</w:t>
      </w:r>
      <w:r>
        <w:t xml:space="preserve"> lane structure and a direction</w:t>
      </w:r>
      <w:r w:rsidR="521D4C1C">
        <w:t xml:space="preserve"> </w:t>
      </w:r>
      <w:r>
        <w:t>of motion on freeways. This can be exploited to model</w:t>
      </w:r>
      <w:r w:rsidR="521D4C1C">
        <w:t xml:space="preserve"> </w:t>
      </w:r>
      <w:r>
        <w:t>interaction between vehicles</w:t>
      </w:r>
      <w:r w:rsidR="521D4C1C">
        <w:t xml:space="preserve"> </w:t>
      </w:r>
    </w:p>
    <w:p w:rsidRPr="00A35693" w:rsidR="00E3743A" w:rsidP="36B97A24" w:rsidRDefault="1C2B1A3C" w14:paraId="559DE1EA" w14:textId="0B5AD8F2">
      <w:r>
        <w:t>Authors proposed an LSTM encoder-decoder based model for vehicle motion prediction for the case of freeway traffic.</w:t>
      </w:r>
    </w:p>
    <w:p w:rsidRPr="00A35693" w:rsidR="00631783" w:rsidP="004A7736" w:rsidRDefault="00006B2B" w14:paraId="33B057B9" w14:textId="77777777">
      <w:pPr>
        <w:pStyle w:val="ListParagraph"/>
        <w:numPr>
          <w:ilvl w:val="0"/>
          <w:numId w:val="27"/>
        </w:numPr>
        <w:rPr>
          <w:highlight w:val="yellow"/>
        </w:rPr>
      </w:pPr>
      <w:r w:rsidRPr="36B97A24">
        <w:rPr>
          <w:b/>
          <w:bCs/>
        </w:rPr>
        <w:t>Convolutional social pooling</w:t>
      </w:r>
      <w:r>
        <w:t>: We propose a novel social pooling layer as an alternative to that proposed in [1]. We apply convolutional and max-pooling layers instead of a fully connected layer to social-tensors of LSTM states that encode the past motion of neighboring vehicles.</w:t>
      </w:r>
    </w:p>
    <w:p w:rsidRPr="00A35693" w:rsidR="00631783" w:rsidP="004A7736" w:rsidRDefault="00006B2B" w14:paraId="1A250C18" w14:textId="5F50999B">
      <w:pPr>
        <w:pStyle w:val="ListParagraph"/>
        <w:numPr>
          <w:ilvl w:val="0"/>
          <w:numId w:val="27"/>
        </w:numPr>
        <w:rPr>
          <w:highlight w:val="yellow"/>
        </w:rPr>
      </w:pPr>
      <w:r w:rsidRPr="36B97A24">
        <w:rPr>
          <w:b/>
          <w:bCs/>
        </w:rPr>
        <w:t>Maneuver based decoder</w:t>
      </w:r>
      <w:r>
        <w:t>: Our LSTM decoder generates the probability distribution over future motion for six maneuver classes and assigns a probability to each maneuver class. This accounts for the multi-modal nature of vehicle motion.</w:t>
      </w:r>
    </w:p>
    <w:p w:rsidRPr="00A35693" w:rsidR="000F3532" w:rsidP="000F3532" w:rsidRDefault="000F3532" w14:paraId="066FB6E5" w14:textId="18041C65">
      <w:pPr>
        <w:rPr>
          <w:highlight w:val="yellow"/>
        </w:rPr>
      </w:pPr>
      <w:r w:rsidRPr="00A35693">
        <w:rPr>
          <w:noProof/>
          <w:highlight w:val="yellow"/>
        </w:rPr>
        <w:drawing>
          <wp:inline distT="0" distB="0" distL="0" distR="0" wp14:anchorId="5D38937F" wp14:editId="71E32478">
            <wp:extent cx="2417197" cy="150584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2655" cy="1515472"/>
                    </a:xfrm>
                    <a:prstGeom prst="rect">
                      <a:avLst/>
                    </a:prstGeom>
                    <a:noFill/>
                    <a:ln>
                      <a:noFill/>
                    </a:ln>
                  </pic:spPr>
                </pic:pic>
              </a:graphicData>
            </a:graphic>
          </wp:inline>
        </w:drawing>
      </w:r>
      <w:r w:rsidRPr="00A35693" w:rsidR="000F3532">
        <w:rPr>
          <w:highlight w:val="yellow"/>
        </w:rPr>
        <w:t xml:space="preserve"> </w:t>
      </w:r>
      <w:r w:rsidRPr="00A35693">
        <w:rPr>
          <w:noProof/>
          <w:highlight w:val="yellow"/>
        </w:rPr>
        <w:drawing>
          <wp:inline distT="0" distB="0" distL="0" distR="0" wp14:anchorId="0F7E02D9" wp14:editId="53D98B82">
            <wp:extent cx="3367451" cy="1178606"/>
            <wp:effectExtent l="0" t="0" r="444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18073" cy="1196324"/>
                    </a:xfrm>
                    <a:prstGeom prst="rect">
                      <a:avLst/>
                    </a:prstGeom>
                    <a:noFill/>
                    <a:ln>
                      <a:noFill/>
                    </a:ln>
                  </pic:spPr>
                </pic:pic>
              </a:graphicData>
            </a:graphic>
          </wp:inline>
        </w:drawing>
      </w:r>
    </w:p>
    <w:p w:rsidRPr="00A35693" w:rsidR="006976E3" w:rsidP="36B97A24" w:rsidRDefault="255B4ED3" w14:paraId="45F547F7" w14:textId="700C520C">
      <w:r>
        <w:t>The proposed model outperforms the reported state of the art on two large publicly available datasets of vehicle trajectories. Its outputs multi-modal distributions for future motion of vehicles based on maneuver classes.</w:t>
      </w:r>
    </w:p>
    <w:p w:rsidRPr="00A35693" w:rsidR="006976E3" w:rsidP="36B97A24" w:rsidRDefault="28402E53" w14:paraId="5E24E52F" w14:textId="5BCBDD48">
      <w:r>
        <w:t>One limitation of the current approach is that it relies purely on vehicle tracks to infer maneuver classes and future</w:t>
      </w:r>
      <w:r w:rsidR="3BD4EA46">
        <w:t xml:space="preserve"> </w:t>
      </w:r>
      <w:r>
        <w:t>trajectories. A lot of complementary information can</w:t>
      </w:r>
      <w:r w:rsidR="3BD4EA46">
        <w:t xml:space="preserve"> </w:t>
      </w:r>
      <w:r>
        <w:t xml:space="preserve">be captured using visual and </w:t>
      </w:r>
      <w:proofErr w:type="gramStart"/>
      <w:r>
        <w:t>map based</w:t>
      </w:r>
      <w:proofErr w:type="gramEnd"/>
      <w:r>
        <w:t xml:space="preserve"> cues. These could</w:t>
      </w:r>
      <w:r w:rsidR="3BD4EA46">
        <w:t xml:space="preserve"> </w:t>
      </w:r>
      <w:r>
        <w:t>be used to improve the accuracy of maneuver classification</w:t>
      </w:r>
      <w:r w:rsidR="3BD4EA46">
        <w:t xml:space="preserve"> </w:t>
      </w:r>
      <w:r>
        <w:t>and thus, that of future motion prediction.</w:t>
      </w:r>
    </w:p>
    <w:p w:rsidRPr="00A35693" w:rsidR="00861108" w:rsidP="004A7736" w:rsidRDefault="00861108" w14:paraId="36411DF4" w14:textId="69752119">
      <w:pPr>
        <w:pStyle w:val="Heading4"/>
        <w:rPr>
          <w:highlight w:val="yellow"/>
        </w:rPr>
      </w:pPr>
      <w:r>
        <w:t xml:space="preserve">An LSTM Network for Highway Trajectory Prediction </w:t>
      </w:r>
      <w:r w:rsidRPr="00A35693" w:rsidR="00816915">
        <w:rPr>
          <w:rStyle w:val="FootnoteReference"/>
          <w:highlight w:val="yellow"/>
        </w:rPr>
        <w:fldChar w:fldCharType="begin" w:fldLock="1"/>
      </w:r>
      <w:r w:rsidRPr="00A35693" w:rsidR="008506D2">
        <w:rPr>
          <w:i w:val="0"/>
          <w:highlight w:val="yellow"/>
        </w:rPr>
        <w:instrText>ADDIN CSL_CITATION {"citationItems":[{"id":"ITEM-1","itemData":{"author":[{"dropping-particle":"","family":"Altché","given":"Florent","non-dropping-particle":"","parse-names":false,"suffix":""},{"dropping-particle":"La","family":"Fortelle","given":"Arnaud de","non-dropping-particle":"","parse-names":false,"suffix":""}],"container-title":"arXiv.org","id":"ITEM-1","issued":{"date-parts":[["2018"]]},"title":"An LSTM Network for Highway Trajectory Prediction","type":"article-journal"},"uris":["http://www.mendeley.com/documents/?uuid=adaf7486-8d3a-4cbe-b728-5fc44f1d2deb"]}],"mendeley":{"formattedCitation":"(Altché and Fortelle 2018)","plainTextFormattedCitation":"(Altché and Fortelle 2018)","previouslyFormattedCitation":"(Altché and Fortelle 2018)"},"properties":{"noteIndex":0},"schema":"https://github.com/citation-style-language/schema/raw/master/csl-citation.json"}</w:instrText>
      </w:r>
      <w:r w:rsidRPr="00A35693" w:rsidR="00816915">
        <w:rPr>
          <w:rStyle w:val="FootnoteReference"/>
          <w:highlight w:val="yellow"/>
        </w:rPr>
        <w:fldChar w:fldCharType="separate"/>
      </w:r>
      <w:r w:rsidRPr="00A35693" w:rsidR="00B91FAC">
        <w:rPr>
          <w:i w:val="0"/>
          <w:noProof/>
          <w:highlight w:val="yellow"/>
        </w:rPr>
        <w:t>(Altché and Fortelle 2018)</w:t>
      </w:r>
      <w:r w:rsidRPr="00A35693" w:rsidR="00816915">
        <w:rPr>
          <w:rStyle w:val="FootnoteReference"/>
          <w:highlight w:val="yellow"/>
        </w:rPr>
        <w:fldChar w:fldCharType="end"/>
      </w:r>
    </w:p>
    <w:p w:rsidRPr="00A35693" w:rsidR="000D5F2E" w:rsidP="00E03A51" w:rsidRDefault="003C35C5" w14:paraId="2C359521" w14:textId="77777777">
      <w:r>
        <w:t>LSTM are able to keep a memory of previous inputs, LSTMs are considered particularly efficient for time series prediction [21] and have been widely used in the past few years for pedestrian trajectory prediction [16], [17] or to predict vehicle destinations at an intersection [11], [22].</w:t>
      </w:r>
      <w:r w:rsidR="000D5F2E">
        <w:t xml:space="preserve"> </w:t>
      </w:r>
    </w:p>
    <w:p w:rsidRPr="00A35693" w:rsidR="00861108" w:rsidP="00E03A51" w:rsidRDefault="000D5F2E" w14:paraId="13E95063" w14:textId="5B3D18F2">
      <w:r>
        <w:t>Their</w:t>
      </w:r>
      <w:r w:rsidR="00B90E7C">
        <w:t xml:space="preserve"> </w:t>
      </w:r>
      <w:r w:rsidR="00E03A51">
        <w:t>main contribution is the design of an LSTM network to</w:t>
      </w:r>
      <w:r w:rsidR="00B90E7C">
        <w:t xml:space="preserve"> </w:t>
      </w:r>
      <w:r w:rsidR="00E03A51">
        <w:t>predict car trajectories on highways, which is notably critical</w:t>
      </w:r>
      <w:r w:rsidR="00B90E7C">
        <w:t xml:space="preserve"> </w:t>
      </w:r>
      <w:r w:rsidR="00E03A51">
        <w:t>for safe autonomous overtaking or lane changes, and for</w:t>
      </w:r>
      <w:r w:rsidR="00B90E7C">
        <w:t xml:space="preserve"> </w:t>
      </w:r>
      <w:r w:rsidR="00E03A51">
        <w:t xml:space="preserve">which </w:t>
      </w:r>
      <w:r w:rsidR="002B0C4C">
        <w:t>truly little</w:t>
      </w:r>
      <w:r w:rsidR="00E03A51">
        <w:t xml:space="preserve"> literature exists.</w:t>
      </w:r>
    </w:p>
    <w:p w:rsidRPr="00A35693" w:rsidR="0061420B" w:rsidP="0061420B" w:rsidRDefault="006C1B52" w14:paraId="132397EC" w14:textId="77777777">
      <w:pPr>
        <w:pStyle w:val="ListParagraph"/>
        <w:numPr>
          <w:ilvl w:val="0"/>
          <w:numId w:val="28"/>
        </w:numPr>
        <w:rPr>
          <w:highlight w:val="yellow"/>
        </w:rPr>
      </w:pPr>
      <w:r>
        <w:t xml:space="preserve">A </w:t>
      </w:r>
      <w:proofErr w:type="gramStart"/>
      <w:r>
        <w:t>particular challenge</w:t>
      </w:r>
      <w:proofErr w:type="gramEnd"/>
      <w:r>
        <w:t xml:space="preserve"> for this problem is that highway driving usually comprises a lot of constant velocity phases</w:t>
      </w:r>
      <w:r w:rsidR="006903C8">
        <w:t xml:space="preserve"> </w:t>
      </w:r>
      <w:r>
        <w:t xml:space="preserve">with </w:t>
      </w:r>
      <w:r w:rsidRPr="756F69E1">
        <w:rPr>
          <w:b/>
        </w:rPr>
        <w:t>rare punctual events such as lane changes</w:t>
      </w:r>
      <w:r>
        <w:t>, which are</w:t>
      </w:r>
      <w:r w:rsidR="006903C8">
        <w:t xml:space="preserve"> </w:t>
      </w:r>
      <w:r>
        <w:t>therefore hard to learn correctly. For this reason, many</w:t>
      </w:r>
      <w:r w:rsidR="006903C8">
        <w:t xml:space="preserve"> </w:t>
      </w:r>
      <w:r>
        <w:t>authors rely on purposely recorded [7] or handpicked [23],</w:t>
      </w:r>
      <w:r w:rsidR="006903C8">
        <w:t xml:space="preserve"> </w:t>
      </w:r>
      <w:r>
        <w:t>[24] trajectory sets which are not representative of actual,</w:t>
      </w:r>
      <w:r w:rsidR="00262FD9">
        <w:t xml:space="preserve"> </w:t>
      </w:r>
      <w:r>
        <w:t>average driving. Therefore, the real-world performance of</w:t>
      </w:r>
      <w:r w:rsidR="006903C8">
        <w:t xml:space="preserve"> </w:t>
      </w:r>
      <w:r>
        <w:t xml:space="preserve">trained models can be significantly different. </w:t>
      </w:r>
    </w:p>
    <w:p w:rsidRPr="00A35693" w:rsidR="00B90E7C" w:rsidP="0061420B" w:rsidRDefault="006C1B52" w14:paraId="0D0FFB74" w14:textId="00BAAC69">
      <w:pPr>
        <w:pStyle w:val="ListParagraph"/>
        <w:numPr>
          <w:ilvl w:val="0"/>
          <w:numId w:val="28"/>
        </w:numPr>
        <w:rPr>
          <w:highlight w:val="yellow"/>
        </w:rPr>
      </w:pPr>
      <w:r>
        <w:t>A second contribution</w:t>
      </w:r>
      <w:r w:rsidR="006903C8">
        <w:t xml:space="preserve"> </w:t>
      </w:r>
      <w:r>
        <w:t>of this article is that we train and validate our model</w:t>
      </w:r>
      <w:r w:rsidR="006903C8">
        <w:t xml:space="preserve"> </w:t>
      </w:r>
      <w:r>
        <w:t>using the entire NGSIM US101 dataset [25] without a-priori</w:t>
      </w:r>
      <w:r w:rsidR="006903C8">
        <w:t xml:space="preserve"> </w:t>
      </w:r>
      <w:r>
        <w:t>selection, and show that we can predict future trajectories</w:t>
      </w:r>
      <w:r w:rsidR="006903C8">
        <w:t xml:space="preserve"> </w:t>
      </w:r>
      <w:r>
        <w:t>with a satisfying average RMS error below 0</w:t>
      </w:r>
      <w:r w:rsidR="002A768E">
        <w:t>.</w:t>
      </w:r>
      <w:r>
        <w:t>7m (laterally)</w:t>
      </w:r>
      <w:r w:rsidR="006903C8">
        <w:t xml:space="preserve"> </w:t>
      </w:r>
      <w:r>
        <w:t>and 2</w:t>
      </w:r>
      <w:r w:rsidR="002A768E">
        <w:t>.</w:t>
      </w:r>
      <w:r>
        <w:t>5ms</w:t>
      </w:r>
      <w:r w:rsidRPr="756F69E1" w:rsidR="00262FD9">
        <w:rPr>
          <w:rFonts w:eastAsia="Times New Roman"/>
          <w:vertAlign w:val="superscript"/>
        </w:rPr>
        <w:t>-</w:t>
      </w:r>
      <w:r w:rsidRPr="756F69E1">
        <w:rPr>
          <w:vertAlign w:val="superscript"/>
        </w:rPr>
        <w:t>1</w:t>
      </w:r>
      <w:r>
        <w:t xml:space="preserve"> (longitudinally) when predicting 10s ahead.</w:t>
      </w:r>
      <w:r w:rsidR="006903C8">
        <w:t xml:space="preserve"> </w:t>
      </w:r>
      <w:r>
        <w:t xml:space="preserve">To the </w:t>
      </w:r>
      <w:r>
        <w:lastRenderedPageBreak/>
        <w:t>best of</w:t>
      </w:r>
      <w:r w:rsidR="002A768E">
        <w:t xml:space="preserve"> their</w:t>
      </w:r>
      <w:r>
        <w:t xml:space="preserve"> knowledge, no other published learning</w:t>
      </w:r>
      <w:r w:rsidR="00262FD9">
        <w:t xml:space="preserve"> </w:t>
      </w:r>
      <w:r>
        <w:t xml:space="preserve">technique was demonstrated with </w:t>
      </w:r>
      <w:proofErr w:type="gramStart"/>
      <w:r>
        <w:t>similar results</w:t>
      </w:r>
      <w:proofErr w:type="gramEnd"/>
      <w:r>
        <w:t xml:space="preserve"> using a</w:t>
      </w:r>
      <w:r w:rsidR="00262FD9">
        <w:t xml:space="preserve"> </w:t>
      </w:r>
      <w:r>
        <w:t>dataset representative of real-world conditions.</w:t>
      </w:r>
    </w:p>
    <w:p w:rsidRPr="00A35693" w:rsidR="00262FD9" w:rsidP="00023330" w:rsidRDefault="00023330" w14:paraId="649548EF" w14:textId="55DECB9B">
      <w:pPr>
        <w:jc w:val="center"/>
        <w:rPr>
          <w:highlight w:val="yellow"/>
        </w:rPr>
      </w:pPr>
      <w:r w:rsidRPr="00A35693">
        <w:rPr>
          <w:noProof/>
          <w:highlight w:val="yellow"/>
        </w:rPr>
        <w:drawing>
          <wp:inline distT="0" distB="0" distL="0" distR="0" wp14:anchorId="79B3DC0D" wp14:editId="15FA9684">
            <wp:extent cx="2552369" cy="1303453"/>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63493" cy="1309134"/>
                    </a:xfrm>
                    <a:prstGeom prst="rect">
                      <a:avLst/>
                    </a:prstGeom>
                    <a:noFill/>
                    <a:ln>
                      <a:noFill/>
                    </a:ln>
                  </pic:spPr>
                </pic:pic>
              </a:graphicData>
            </a:graphic>
          </wp:inline>
        </w:drawing>
      </w:r>
    </w:p>
    <w:p w:rsidRPr="00A35693" w:rsidR="00D22C0F" w:rsidP="004A7736" w:rsidRDefault="003C70F0" w14:paraId="256DA5AC" w14:textId="6D5E2D29">
      <w:pPr>
        <w:pStyle w:val="Heading4"/>
        <w:rPr>
          <w:highlight w:val="yellow"/>
        </w:rPr>
      </w:pPr>
      <w:r>
        <w:t xml:space="preserve">Sequence-to-Sequence Prediction of Vehicle Trajectory via LSTM Encoder-Decoder Architecture </w:t>
      </w:r>
      <w:r w:rsidRPr="00A35693" w:rsidR="00816915">
        <w:rPr>
          <w:rStyle w:val="FootnoteReference"/>
          <w:highlight w:val="yellow"/>
        </w:rPr>
        <w:fldChar w:fldCharType="begin" w:fldLock="1"/>
      </w:r>
      <w:r w:rsidRPr="00A35693" w:rsidR="008506D2">
        <w:rPr>
          <w:i w:val="0"/>
          <w:highlight w:val="yellow"/>
        </w:rPr>
        <w:instrText>ADDIN CSL_CITATION {"citationItems":[{"id":"ITEM-1","itemData":{"abstract":"In this paper, we propose a deep learning based vehicle trajectory prediction technique which can generate the future trajectory sequence of surrounding vehicles in real time. We employ the encoder-decoder architecture which analyzes the pattern underlying in the past trajectory using the long short-term memory (LSTM) based encoder and generates the future trajectory sequence using the LSTM based decoder. This structure produces the K most likely trajectory candidates over occupancy grid map by employing the beam search technique which keeps the K locally best candidates from the decoder output. The experiments conducted on highway traffic scenarios show that the prediction accuracy of the proposed method is significantly higher than the conventional trajectory prediction techniques","author":[{"dropping-particle":"","family":"Park","given":"Seong Hyeon","non-dropping-particle":"","parse-names":false,"suffix":""},{"dropping-particle":"","family":"Kim","given":"ByeongDo","non-dropping-particle":"","parse-names":false,"suffix":""},{"dropping-particle":"","family":"Kang","given":"Chang Mook","non-dropping-particle":"","parse-names":false,"suffix":""},{"dropping-particle":"","family":"Chung","given":"Chung Choo","non-dropping-particle":"","parse-names":false,"suffix":""},{"dropping-particle":"","family":"Choi","given":"Jun Won","non-dropping-particle":"","parse-names":false,"suffix":""}],"container-title":"arXiv.org","id":"ITEM-1","issued":{"date-parts":[["2018"]]},"title":"Sequence-to-Sequence Prediction of Vehicle Trajectory via LSTM Encoder-Decoder Architecture","type":"article-journal"},"uris":["http://www.mendeley.com/documents/?uuid=e65f5905-a998-466e-ab6a-c6665e4d91a8"]}],"mendeley":{"formattedCitation":"(Park et al. 2018)","plainTextFormattedCitation":"(Park et al. 2018)","previouslyFormattedCitation":"(Park et al. 2018)"},"properties":{"noteIndex":0},"schema":"https://github.com/citation-style-language/schema/raw/master/csl-citation.json"}</w:instrText>
      </w:r>
      <w:r w:rsidRPr="00A35693" w:rsidR="00816915">
        <w:rPr>
          <w:rStyle w:val="FootnoteReference"/>
          <w:highlight w:val="yellow"/>
        </w:rPr>
        <w:fldChar w:fldCharType="separate"/>
      </w:r>
      <w:r w:rsidRPr="00A35693" w:rsidR="00B91FAC">
        <w:rPr>
          <w:i w:val="0"/>
          <w:noProof/>
          <w:highlight w:val="yellow"/>
        </w:rPr>
        <w:t>(Park et al. 2018)</w:t>
      </w:r>
      <w:r w:rsidRPr="00A35693" w:rsidR="00816915">
        <w:rPr>
          <w:rStyle w:val="FootnoteReference"/>
          <w:highlight w:val="yellow"/>
        </w:rPr>
        <w:fldChar w:fldCharType="end"/>
      </w:r>
    </w:p>
    <w:p w:rsidRPr="00A35693" w:rsidR="008506D2" w:rsidP="004B5AD5" w:rsidRDefault="004B5AD5" w14:paraId="6B6C87B4" w14:textId="6DB4503E">
      <w:r>
        <w:t>Although</w:t>
      </w:r>
      <w:r w:rsidR="001F1B5F">
        <w:t xml:space="preserve"> the reported</w:t>
      </w:r>
      <w:r>
        <w:t xml:space="preserve"> </w:t>
      </w:r>
      <w:r w:rsidR="001F1B5F">
        <w:t xml:space="preserve">LSTM </w:t>
      </w:r>
      <w:r>
        <w:t>based</w:t>
      </w:r>
      <w:r w:rsidR="001F1B5F">
        <w:t xml:space="preserve"> </w:t>
      </w:r>
      <w:r>
        <w:t>vehicle trajectory models are effective for their own tasks,</w:t>
      </w:r>
      <w:r w:rsidR="001F1B5F">
        <w:t xml:space="preserve"> </w:t>
      </w:r>
      <w:r>
        <w:t>they either cannot generate the full trajectory sequence or do</w:t>
      </w:r>
      <w:r w:rsidR="001F1B5F">
        <w:t xml:space="preserve"> </w:t>
      </w:r>
      <w:r>
        <w:t>not provide a simple probabilistic framework that does not</w:t>
      </w:r>
      <w:r w:rsidR="001F1B5F">
        <w:t xml:space="preserve"> </w:t>
      </w:r>
      <w:r>
        <w:t>require extra components such as CVAE.</w:t>
      </w:r>
    </w:p>
    <w:p w:rsidRPr="00A35693" w:rsidR="00BE05C9" w:rsidP="00BE05C9" w:rsidRDefault="00BE05C9" w14:paraId="2B57FAA1" w14:textId="2E6A35D6">
      <w:r>
        <w:t>Author proposed a new vehicle trajectory analysis and prediction technique to generate the future trajectory of surrounding vehicles given the sequence of the latest sensor measurements. The proposed method is built upon</w:t>
      </w:r>
      <w:r w:rsidR="002F6AC5">
        <w:t xml:space="preserve"> </w:t>
      </w:r>
      <w:r>
        <w:t>the LSTM encoder-decoder architecture which has shown</w:t>
      </w:r>
      <w:r w:rsidR="002F6AC5">
        <w:t xml:space="preserve"> </w:t>
      </w:r>
      <w:r>
        <w:t>excellent performance for sequence to sequence tasks [8].</w:t>
      </w:r>
    </w:p>
    <w:p w:rsidRPr="00A35693" w:rsidR="00E74EF4" w:rsidP="004B7374" w:rsidRDefault="00BE05C9" w14:paraId="2273AF3D" w14:textId="77777777">
      <w:pPr>
        <w:pStyle w:val="ListParagraph"/>
        <w:numPr>
          <w:ilvl w:val="0"/>
          <w:numId w:val="29"/>
        </w:numPr>
        <w:rPr>
          <w:highlight w:val="yellow"/>
        </w:rPr>
      </w:pPr>
      <w:r>
        <w:t>The</w:t>
      </w:r>
      <w:r w:rsidR="002F6AC5">
        <w:t xml:space="preserve"> </w:t>
      </w:r>
      <w:r>
        <w:t>LSTM encoder takes the latest trajectory samples for the</w:t>
      </w:r>
      <w:r w:rsidR="004322DB">
        <w:t xml:space="preserve"> </w:t>
      </w:r>
      <w:r>
        <w:t>surrounding vehicles as well as the state information on</w:t>
      </w:r>
      <w:r w:rsidR="002F6AC5">
        <w:t xml:space="preserve"> </w:t>
      </w:r>
      <w:r>
        <w:t>the ego vehicle and produces the fixed length vector which</w:t>
      </w:r>
      <w:r w:rsidR="004322DB">
        <w:t xml:space="preserve"> </w:t>
      </w:r>
      <w:r>
        <w:t xml:space="preserve">captures the temporal structure of the past trajectory. </w:t>
      </w:r>
    </w:p>
    <w:p w:rsidRPr="00A35693" w:rsidR="004B7374" w:rsidP="004B7374" w:rsidRDefault="00E74EF4" w14:paraId="3085E5E5" w14:textId="77777777">
      <w:pPr>
        <w:pStyle w:val="ListParagraph"/>
        <w:numPr>
          <w:ilvl w:val="0"/>
          <w:numId w:val="29"/>
        </w:numPr>
        <w:rPr>
          <w:highlight w:val="yellow"/>
        </w:rPr>
      </w:pPr>
      <w:r>
        <w:t>B</w:t>
      </w:r>
      <w:r w:rsidR="00BE05C9">
        <w:t>ased on</w:t>
      </w:r>
      <w:r w:rsidR="002F6AC5">
        <w:t xml:space="preserve"> </w:t>
      </w:r>
      <w:r w:rsidR="00BE05C9">
        <w:t>the fixed length vector, the LSTM decoder generates the future</w:t>
      </w:r>
      <w:r w:rsidR="002F6AC5">
        <w:t xml:space="preserve"> </w:t>
      </w:r>
      <w:r w:rsidR="00BE05C9">
        <w:t>trajectory on the occupancy grid map (OGM). The decoder</w:t>
      </w:r>
      <w:r w:rsidR="002F6AC5">
        <w:t xml:space="preserve"> </w:t>
      </w:r>
      <w:r w:rsidR="00BE05C9">
        <w:t>recursively uses the predicted trajectory sample to generate</w:t>
      </w:r>
      <w:r w:rsidR="002F6AC5">
        <w:t xml:space="preserve"> </w:t>
      </w:r>
      <w:r w:rsidR="00BE05C9">
        <w:t>the subsequent trajectory samples adopting beam search</w:t>
      </w:r>
      <w:r w:rsidR="002F6AC5">
        <w:t xml:space="preserve"> </w:t>
      </w:r>
      <w:r w:rsidR="00BE05C9">
        <w:t>algorithm. With the algorithm, the decoder keeps K locally</w:t>
      </w:r>
      <w:r w:rsidR="002F6AC5">
        <w:t xml:space="preserve"> </w:t>
      </w:r>
      <w:r w:rsidR="00BE05C9">
        <w:t>best sequence candidates in generating the future trajectory</w:t>
      </w:r>
      <w:r w:rsidR="002F6AC5">
        <w:t xml:space="preserve"> </w:t>
      </w:r>
      <w:r w:rsidR="00BE05C9">
        <w:t>sample for each time step [16]. As a result, the proposed</w:t>
      </w:r>
      <w:r w:rsidR="002F6AC5">
        <w:t xml:space="preserve"> </w:t>
      </w:r>
      <w:r w:rsidR="00BE05C9">
        <w:t>model can predict the K most probable hypotheses of the</w:t>
      </w:r>
      <w:r w:rsidR="002F6AC5">
        <w:t xml:space="preserve"> </w:t>
      </w:r>
      <w:r w:rsidR="00BE05C9">
        <w:t xml:space="preserve">vehicle trajectory under the probabilistic framework. </w:t>
      </w:r>
    </w:p>
    <w:p w:rsidRPr="00A35693" w:rsidR="004B7374" w:rsidP="004B7374" w:rsidRDefault="00532AA6" w14:paraId="05214603" w14:textId="6E892C5C">
      <w:r>
        <w:t>Their</w:t>
      </w:r>
      <w:r w:rsidR="004B7374">
        <w:t xml:space="preserve"> experiment results show that the proposed scheme generates the reasonable trajectory hypotheses of the surrounding vehicles and its prediction accuracy is significantly better than the conventional prediction methods.</w:t>
      </w:r>
    </w:p>
    <w:p w:rsidRPr="00A35693" w:rsidR="00390DFF" w:rsidP="00BE05C9" w:rsidRDefault="00532AA6" w14:paraId="7A057D3B" w14:textId="63365C30">
      <w:pPr>
        <w:rPr>
          <w:highlight w:val="yellow"/>
        </w:rPr>
      </w:pPr>
      <w:r w:rsidRPr="00A35693">
        <w:rPr>
          <w:noProof/>
          <w:highlight w:val="yellow"/>
        </w:rPr>
        <w:drawing>
          <wp:inline distT="0" distB="0" distL="0" distR="0" wp14:anchorId="7E0DC7BA" wp14:editId="71B426B9">
            <wp:extent cx="3212327" cy="2063989"/>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6896" cy="2066924"/>
                    </a:xfrm>
                    <a:prstGeom prst="rect">
                      <a:avLst/>
                    </a:prstGeom>
                    <a:noFill/>
                    <a:ln>
                      <a:noFill/>
                    </a:ln>
                  </pic:spPr>
                </pic:pic>
              </a:graphicData>
            </a:graphic>
          </wp:inline>
        </w:drawing>
      </w:r>
    </w:p>
    <w:p w:rsidRPr="00A35693" w:rsidR="00B91FAC" w:rsidP="008506D2" w:rsidRDefault="008506D2" w14:paraId="2657DFCA" w14:textId="0E1B4529">
      <w:pPr>
        <w:pStyle w:val="Heading4"/>
        <w:rPr>
          <w:highlight w:val="yellow"/>
        </w:rPr>
      </w:pPr>
      <w:r>
        <w:t xml:space="preserve">A Road-Aware Neural Network for Multi-step Vehicle Trajectory Prediction </w:t>
      </w:r>
      <w:r w:rsidRPr="00A35693">
        <w:rPr>
          <w:highlight w:val="yellow"/>
        </w:rPr>
        <w:fldChar w:fldCharType="begin" w:fldLock="1"/>
      </w:r>
      <w:r w:rsidRPr="00A35693" w:rsidR="0071321D">
        <w:rPr>
          <w:highlight w:val="yellow"/>
        </w:rPr>
        <w:instrText>ADDIN CSL_CITATION {"citationItems":[{"id":"ITEM-1","itemData":{"DOI":"10.1007/978-3-319-91452-7","ISBN":"978-3-319-91451-0","author":[{"dropping-particle":"","family":"Cui","given":"Jingze","non-dropping-particle":"","parse-names":false,"suffix":""},{"dropping-particle":"","family":"Zhou","given":"Xian","non-dropping-particle":"","parse-names":false,"suffix":""},{"dropping-particle":"","family":"Zhu","given":"Yanmin","non-dropping-particle":"","parse-names":false,"suffix":""},{"dropping-particle":"","family":"Shen","given":"Yanyan","non-dropping-particle":"","parse-names":false,"suffix":""}],"container-title":"Database Systems for Advanced Applications","id":"ITEM-1","issue":"January","issued":{"date-parts":[["2017"]]},"page":"878-890","publisher":"Springer International Publishing","title":"A Road-Aware Neural Network for Multi-step Vehicle Trajectory Prediction","type":"chapter","volume":"10827"},"uris":["http://www.mendeley.com/documents/?uuid=2a624381-3678-4248-9d78-5cea6bf5c87b"]}],"mendeley":{"formattedCitation":"(Cui et al. 2017)","plainTextFormattedCitation":"(Cui et al. 2017)","previouslyFormattedCitation":"(Cui et al. 2017)"},"properties":{"noteIndex":0},"schema":"https://github.com/citation-style-language/schema/raw/master/csl-citation.json"}</w:instrText>
      </w:r>
      <w:r w:rsidRPr="00A35693">
        <w:rPr>
          <w:highlight w:val="yellow"/>
        </w:rPr>
        <w:fldChar w:fldCharType="separate"/>
      </w:r>
      <w:r w:rsidRPr="00A35693">
        <w:rPr>
          <w:i w:val="0"/>
          <w:noProof/>
          <w:highlight w:val="yellow"/>
        </w:rPr>
        <w:t>(Cui et al. 2017)</w:t>
      </w:r>
      <w:r w:rsidRPr="00A35693">
        <w:rPr>
          <w:highlight w:val="yellow"/>
        </w:rPr>
        <w:fldChar w:fldCharType="end"/>
      </w:r>
    </w:p>
    <w:p w:rsidRPr="00A35693" w:rsidR="00BF6DB6" w:rsidP="006A4E6C" w:rsidRDefault="00224B8B" w14:paraId="59E75906" w14:textId="261241A9">
      <w:r>
        <w:t>In 2018, t</w:t>
      </w:r>
      <w:r w:rsidR="00BF6DB6">
        <w:t xml:space="preserve">he main contributions of </w:t>
      </w:r>
      <w:r>
        <w:t>the research of Cui et al.</w:t>
      </w:r>
      <w:r w:rsidR="00BF6DB6">
        <w:t xml:space="preserve"> are as follows:</w:t>
      </w:r>
      <w:r>
        <w:t xml:space="preserve"> </w:t>
      </w:r>
    </w:p>
    <w:p w:rsidRPr="00A35693" w:rsidR="00BF6DB6" w:rsidP="00BF6DB6" w:rsidRDefault="00BF6DB6" w14:paraId="3DA946EC" w14:textId="4AA2D4D3">
      <w:r>
        <w:lastRenderedPageBreak/>
        <w:t>– We introduce a novel way of extracting road-aware features for vehicle trajectories.</w:t>
      </w:r>
      <w:r w:rsidR="003D2A41">
        <w:t xml:space="preserve"> </w:t>
      </w:r>
      <w:r>
        <w:t>The road-aware features consist of intra-road feature and inter-road</w:t>
      </w:r>
      <w:r w:rsidR="003D2A41">
        <w:t xml:space="preserve"> </w:t>
      </w:r>
      <w:r>
        <w:t xml:space="preserve">feature, which </w:t>
      </w:r>
      <w:proofErr w:type="gramStart"/>
      <w:r>
        <w:t>are able to</w:t>
      </w:r>
      <w:proofErr w:type="gramEnd"/>
      <w:r>
        <w:t xml:space="preserve"> help extract latent patterns accurately from trajectories</w:t>
      </w:r>
      <w:r w:rsidR="003D2A41">
        <w:t xml:space="preserve"> </w:t>
      </w:r>
      <w:r>
        <w:t>and lead to a substantial increase in prediction accuracy according</w:t>
      </w:r>
      <w:r w:rsidR="00224B8B">
        <w:t xml:space="preserve"> </w:t>
      </w:r>
      <w:r>
        <w:t>to our experiments.</w:t>
      </w:r>
    </w:p>
    <w:p w:rsidRPr="00A35693" w:rsidR="00BF6DB6" w:rsidP="00BF6DB6" w:rsidRDefault="00BF6DB6" w14:paraId="3A8949D3" w14:textId="3DA54232">
      <w:r>
        <w:t>– We propose RA-LSTM to achieve multi-step trajectory prediction. The model</w:t>
      </w:r>
      <w:r w:rsidR="00224B8B">
        <w:t xml:space="preserve"> </w:t>
      </w:r>
      <w:r>
        <w:t>leverages LSTM units to capture temporal features from previous trajectory</w:t>
      </w:r>
      <w:r w:rsidR="00224B8B">
        <w:t xml:space="preserve"> </w:t>
      </w:r>
      <w:r>
        <w:t>path.</w:t>
      </w:r>
    </w:p>
    <w:p w:rsidRPr="00A35693" w:rsidR="00EC00F6" w:rsidP="00BF6DB6" w:rsidRDefault="00BF6DB6" w14:paraId="4DF90969" w14:textId="5ABE0B43">
      <w:r>
        <w:t>– We conduct extensive experiments to evaluate the performance of proposed</w:t>
      </w:r>
      <w:r w:rsidR="00224B8B">
        <w:t xml:space="preserve"> </w:t>
      </w:r>
      <w:r>
        <w:t>model on two real-world trajectory data sets. The experimental results show</w:t>
      </w:r>
      <w:r w:rsidR="00224B8B">
        <w:t xml:space="preserve"> </w:t>
      </w:r>
      <w:r>
        <w:t>that our model outperforms three baseline methods by 28%–65% on two</w:t>
      </w:r>
      <w:r w:rsidR="00224B8B">
        <w:t xml:space="preserve"> </w:t>
      </w:r>
      <w:r>
        <w:t>datasets.</w:t>
      </w:r>
    </w:p>
    <w:p w:rsidRPr="00A35693" w:rsidR="00DE3F87" w:rsidP="004A7736" w:rsidRDefault="00C26AFE" w14:paraId="47C2F037" w14:textId="1057F713">
      <w:pPr>
        <w:pStyle w:val="Heading4"/>
        <w:rPr>
          <w:highlight w:val="yellow"/>
        </w:rPr>
      </w:pPr>
      <w:r>
        <w:t>Modeling Vehicle Interactions via Modified LSTM Models for Trajectory Prediction</w:t>
      </w:r>
      <w:r w:rsidRPr="00A35693" w:rsidR="00816915">
        <w:rPr>
          <w:rStyle w:val="FootnoteReference"/>
          <w:highlight w:val="yellow"/>
        </w:rPr>
        <w:fldChar w:fldCharType="begin" w:fldLock="1"/>
      </w:r>
      <w:r w:rsidRPr="00A35693" w:rsidR="008506D2">
        <w:rPr>
          <w:i w:val="0"/>
          <w:highlight w:val="yellow"/>
        </w:rPr>
        <w:instrText>ADDIN CSL_CITATION {"citationItems":[{"id":"ITEM-1","itemData":{"DOI":"10.1109/ACCESS.2019.2907000","ISBN":"2017081809","ISSN":"21693536","abstract":"The long short-term memory (LSTM) model is one of the most commonly used vehicle trajectory predicting models. In this paper, we study two problems of the existing LSTM models for long-term trajectory prediction in dense traffic. First, the existing LSTM models cannot simultaneously describe the spatial interactions between different vehicles and the temporal relations between the trajectory time series. Thus, the existing models cannot accurately estimate the influence of the interactions in dense traffic. Second, the basic LSTM models often suffer from vanishing gradient problem and are, thus, hard to train for long time series. These two problems sometimes lead to large prediction errors in vehicle trajectory predicting. In this paper, we proposed a spatiooral LSTM-based trajectory prediction model (ST-LSTM) which includes two modifications. We embed spatial interactions into LSTM models to implicitly measure the interactions between neighboring vehicles. We also introduce shortcut connections between the inputs and the outputs of two consecutive LSTM layers to handle gradient vanishment. The proposed new model is evaluated on the I-80 and US-101 datasets. Results show that our new model has a higher trajectory predicting accuracy than one state-of-the-art model [maneuver-LSTM (M-LSTM)].","author":[{"dropping-particle":"","family":"Dai","given":"Shengzhe","non-dropping-particle":"","parse-names":false,"suffix":""},{"dropping-particle":"","family":"Li","given":"Li","non-dropping-particle":"","parse-names":false,"suffix":""},{"dropping-particle":"","family":"Li","given":"Zhiheng","non-dropping-particle":"","parse-names":false,"suffix":""}],"container-title":"IEEE Access","id":"ITEM-1","issued":{"date-parts":[["2019"]]},"page":"38287-38296","title":"Modeling Vehicle Interactions via Modified LSTM Models for Trajectory Prediction","type":"article-journal","volume":"7"},"uris":["http://www.mendeley.com/documents/?uuid=9b47beca-572f-4fb7-adb3-9741946dce22"]}],"mendeley":{"formattedCitation":"(Dai, Li, and Li 2019)","plainTextFormattedCitation":"(Dai, Li, and Li 2019)","previouslyFormattedCitation":"(Dai, Li, and Li 2019)"},"properties":{"noteIndex":0},"schema":"https://github.com/citation-style-language/schema/raw/master/csl-citation.json"}</w:instrText>
      </w:r>
      <w:r w:rsidRPr="00A35693" w:rsidR="00816915">
        <w:rPr>
          <w:rStyle w:val="FootnoteReference"/>
          <w:highlight w:val="yellow"/>
        </w:rPr>
        <w:fldChar w:fldCharType="separate"/>
      </w:r>
      <w:r w:rsidRPr="00A35693" w:rsidR="00B91FAC">
        <w:rPr>
          <w:i w:val="0"/>
          <w:noProof/>
          <w:highlight w:val="yellow"/>
        </w:rPr>
        <w:t>(Dai, Li, and Li 2019)</w:t>
      </w:r>
      <w:r w:rsidRPr="00A35693" w:rsidR="00816915">
        <w:rPr>
          <w:rStyle w:val="FootnoteReference"/>
          <w:highlight w:val="yellow"/>
        </w:rPr>
        <w:fldChar w:fldCharType="end"/>
      </w:r>
    </w:p>
    <w:p w:rsidRPr="00A35693" w:rsidR="00C26AFE" w:rsidP="00554474" w:rsidRDefault="00554474" w14:paraId="1D93A822" w14:textId="05B386D3">
      <w:r>
        <w:t xml:space="preserve">The long short-term memory (LSTM) model is one of the most commonly used vehicle </w:t>
      </w:r>
      <w:proofErr w:type="gramStart"/>
      <w:r>
        <w:t>trajectory</w:t>
      </w:r>
      <w:proofErr w:type="gramEnd"/>
      <w:r>
        <w:t xml:space="preserve"> predicting models.</w:t>
      </w:r>
    </w:p>
    <w:p w:rsidRPr="00A35693" w:rsidR="001E24B4" w:rsidP="001E24B4" w:rsidRDefault="001E24B4" w14:paraId="463BA67C" w14:textId="77777777">
      <w:r>
        <w:t xml:space="preserve">Two problems of the existing LSTM models for long-term trajectory prediction in dense traffic: </w:t>
      </w:r>
    </w:p>
    <w:p w:rsidRPr="00A35693" w:rsidR="00621ED8" w:rsidP="004A7736" w:rsidRDefault="00621ED8" w14:paraId="40381262" w14:textId="093B0352">
      <w:pPr>
        <w:pStyle w:val="ListParagraph"/>
        <w:numPr>
          <w:ilvl w:val="0"/>
          <w:numId w:val="20"/>
        </w:numPr>
        <w:rPr>
          <w:highlight w:val="yellow"/>
        </w:rPr>
      </w:pPr>
      <w:r>
        <w:t>E</w:t>
      </w:r>
      <w:r w:rsidR="001E24B4">
        <w:t>xisting LSTM models cannot simultaneously describe the spatial interactions between different vehicles and the temporal relations between the trajectory</w:t>
      </w:r>
      <w:r>
        <w:t xml:space="preserve"> </w:t>
      </w:r>
      <w:r w:rsidR="001E24B4">
        <w:t xml:space="preserve">time series. </w:t>
      </w:r>
      <w:r>
        <w:t xml:space="preserve">→ </w:t>
      </w:r>
      <w:r w:rsidR="001E24B4">
        <w:t>the existing models cannot accurately estimate the in</w:t>
      </w:r>
      <w:r>
        <w:t>fl</w:t>
      </w:r>
      <w:r w:rsidR="001E24B4">
        <w:t>uence of the interactions in dense</w:t>
      </w:r>
      <w:r>
        <w:t xml:space="preserve"> </w:t>
      </w:r>
      <w:r w:rsidR="001E24B4">
        <w:t>tra</w:t>
      </w:r>
      <w:r>
        <w:t>ffi</w:t>
      </w:r>
      <w:r w:rsidR="001E24B4">
        <w:t xml:space="preserve">c. </w:t>
      </w:r>
    </w:p>
    <w:p w:rsidRPr="00A35693" w:rsidR="00F50F59" w:rsidP="004A7736" w:rsidRDefault="00621ED8" w14:paraId="6814D7A0" w14:textId="77777777">
      <w:pPr>
        <w:pStyle w:val="ListParagraph"/>
        <w:numPr>
          <w:ilvl w:val="0"/>
          <w:numId w:val="20"/>
        </w:numPr>
        <w:rPr>
          <w:highlight w:val="yellow"/>
        </w:rPr>
      </w:pPr>
      <w:r>
        <w:t>B</w:t>
      </w:r>
      <w:r w:rsidR="001E24B4">
        <w:t>asic LSTM models often suffer from vanishing gradient problem and are, thus, hard to</w:t>
      </w:r>
      <w:r>
        <w:t xml:space="preserve"> </w:t>
      </w:r>
      <w:r w:rsidR="001E24B4">
        <w:t xml:space="preserve">train for long time series. </w:t>
      </w:r>
    </w:p>
    <w:p w:rsidRPr="00A35693" w:rsidR="00554474" w:rsidP="001E24B4" w:rsidRDefault="001E24B4" w14:paraId="7654CD78" w14:textId="15FFF836">
      <w:r>
        <w:t>These two problems sometimes lead to large prediction errors in vehicle trajectory</w:t>
      </w:r>
      <w:r w:rsidR="00F50F59">
        <w:t xml:space="preserve"> </w:t>
      </w:r>
      <w:r>
        <w:t>predicting.</w:t>
      </w:r>
    </w:p>
    <w:p w:rsidRPr="00A35693" w:rsidR="00F50F59" w:rsidP="00F00F91" w:rsidRDefault="00F00F91" w14:paraId="17E1EC29" w14:textId="595DED20">
      <w:r>
        <w:t>They proposed a new model called ST-LSTM with two structural modifications to the basic LSTM models for trajectory prediction</w:t>
      </w:r>
      <w:r w:rsidR="005F51CF">
        <w:t>:</w:t>
      </w:r>
    </w:p>
    <w:p w:rsidRPr="00A35693" w:rsidR="005C51D9" w:rsidP="005F51CF" w:rsidRDefault="005F51CF" w14:paraId="1B059327" w14:textId="77777777">
      <w:pPr>
        <w:pStyle w:val="ListParagraph"/>
        <w:numPr>
          <w:ilvl w:val="0"/>
          <w:numId w:val="20"/>
        </w:numPr>
        <w:rPr>
          <w:highlight w:val="yellow"/>
        </w:rPr>
      </w:pPr>
      <w:r>
        <w:t>The 1</w:t>
      </w:r>
      <w:r w:rsidRPr="756F69E1">
        <w:rPr>
          <w:vertAlign w:val="superscript"/>
        </w:rPr>
        <w:t>st</w:t>
      </w:r>
      <w:r>
        <w:t xml:space="preserve"> modification: Adopt the idea of Structural-RNN (S-RNN) [25] and model all vehicle trajectories</w:t>
      </w:r>
      <w:r w:rsidR="005C51D9">
        <w:t xml:space="preserve"> </w:t>
      </w:r>
      <w:r>
        <w:t>and interactions between vehicles by a new LSTM</w:t>
      </w:r>
      <w:r w:rsidR="005C51D9">
        <w:t xml:space="preserve"> </w:t>
      </w:r>
      <w:r>
        <w:t>model. Specially, we construct the temporal relations and</w:t>
      </w:r>
      <w:r w:rsidR="005C51D9">
        <w:t xml:space="preserve"> </w:t>
      </w:r>
      <w:r>
        <w:t>spatial interactions as different time series and handle them</w:t>
      </w:r>
      <w:r w:rsidR="005C51D9">
        <w:t xml:space="preserve"> </w:t>
      </w:r>
      <w:r>
        <w:t>separately by LSTM models. The new model is more suitable</w:t>
      </w:r>
      <w:r w:rsidR="005C51D9">
        <w:t xml:space="preserve"> </w:t>
      </w:r>
      <w:r>
        <w:t>for traf</w:t>
      </w:r>
      <w:r w:rsidR="005C51D9">
        <w:t>fi</w:t>
      </w:r>
      <w:r>
        <w:t>c scenarios than those models (e.g. S-RNN) that</w:t>
      </w:r>
      <w:r w:rsidR="005C51D9">
        <w:t xml:space="preserve"> </w:t>
      </w:r>
      <w:r>
        <w:t>have no clear division between temporal relations and spatial</w:t>
      </w:r>
      <w:r w:rsidR="005C51D9">
        <w:t xml:space="preserve"> </w:t>
      </w:r>
      <w:r>
        <w:t>interactions.</w:t>
      </w:r>
    </w:p>
    <w:p w:rsidRPr="00A35693" w:rsidR="005F51CF" w:rsidP="004A7736" w:rsidRDefault="005F51CF" w14:paraId="035ED95E" w14:textId="645338E5">
      <w:pPr>
        <w:pStyle w:val="ListParagraph"/>
        <w:numPr>
          <w:ilvl w:val="0"/>
          <w:numId w:val="20"/>
        </w:numPr>
        <w:rPr>
          <w:highlight w:val="yellow"/>
        </w:rPr>
      </w:pPr>
      <w:r>
        <w:t xml:space="preserve">The </w:t>
      </w:r>
      <w:r w:rsidR="005C51D9">
        <w:t>2</w:t>
      </w:r>
      <w:r w:rsidRPr="756F69E1" w:rsidR="005C51D9">
        <w:rPr>
          <w:vertAlign w:val="superscript"/>
        </w:rPr>
        <w:t>nd</w:t>
      </w:r>
      <w:r w:rsidR="005C51D9">
        <w:t xml:space="preserve"> </w:t>
      </w:r>
      <w:r>
        <w:t>modi</w:t>
      </w:r>
      <w:r w:rsidR="005C51D9">
        <w:t>fi</w:t>
      </w:r>
      <w:r>
        <w:t>cation</w:t>
      </w:r>
      <w:r w:rsidR="005C51D9">
        <w:t>: I</w:t>
      </w:r>
      <w:r>
        <w:t>ntroduce shortcut connections</w:t>
      </w:r>
      <w:r w:rsidR="005C51D9">
        <w:t xml:space="preserve"> </w:t>
      </w:r>
      <w:r>
        <w:t>between the input and output of every LSTM layer,</w:t>
      </w:r>
      <w:r w:rsidR="005C51D9">
        <w:t xml:space="preserve"> </w:t>
      </w:r>
      <w:r>
        <w:t>aiming to directly pass the prior information of historical trajectories</w:t>
      </w:r>
      <w:r w:rsidR="005C51D9">
        <w:t xml:space="preserve"> </w:t>
      </w:r>
      <w:r>
        <w:t>to the subsequent layers. This structure can alleviate</w:t>
      </w:r>
      <w:r w:rsidR="005C51D9">
        <w:t xml:space="preserve"> </w:t>
      </w:r>
      <w:r>
        <w:t xml:space="preserve">the gradient vanishment in the </w:t>
      </w:r>
      <w:proofErr w:type="gramStart"/>
      <w:r>
        <w:t>back-propagation</w:t>
      </w:r>
      <w:proofErr w:type="gramEnd"/>
      <w:r>
        <w:t xml:space="preserve"> [26].</w:t>
      </w:r>
    </w:p>
    <w:p w:rsidRPr="00A35693" w:rsidR="005C51D9" w:rsidP="00E263C4" w:rsidRDefault="00E263C4" w14:paraId="67BAA007" w14:textId="0BC4D276">
      <w:r>
        <w:t xml:space="preserve">Their model was trained and evaluated on the NGSIM I-80 and US-101 datasets. The obtained prediction results yield higher accuracy than the result of one the-state-of-the-art model (i.e., the M-LSTM in [9]), which proves the effectiveness of </w:t>
      </w:r>
      <w:r w:rsidR="005176E5">
        <w:t xml:space="preserve">their </w:t>
      </w:r>
      <w:r>
        <w:t>modi</w:t>
      </w:r>
      <w:r w:rsidR="005176E5">
        <w:t>fi</w:t>
      </w:r>
      <w:r>
        <w:t>cations.</w:t>
      </w:r>
    </w:p>
    <w:p w:rsidRPr="00A35693" w:rsidR="00D66CBE" w:rsidP="00E263C4" w:rsidRDefault="00D66CBE" w14:paraId="18CAC286" w14:textId="56CA60CE">
      <w:pPr>
        <w:rPr>
          <w:highlight w:val="yellow"/>
        </w:rPr>
      </w:pPr>
      <w:r w:rsidRPr="00A35693">
        <w:rPr>
          <w:noProof/>
          <w:highlight w:val="yellow"/>
        </w:rPr>
        <w:lastRenderedPageBreak/>
        <w:drawing>
          <wp:inline distT="0" distB="0" distL="0" distR="0" wp14:anchorId="78FD4C9E" wp14:editId="647E27D1">
            <wp:extent cx="4267200" cy="25940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69329" cy="2595350"/>
                    </a:xfrm>
                    <a:prstGeom prst="rect">
                      <a:avLst/>
                    </a:prstGeom>
                    <a:noFill/>
                    <a:ln>
                      <a:noFill/>
                    </a:ln>
                  </pic:spPr>
                </pic:pic>
              </a:graphicData>
            </a:graphic>
          </wp:inline>
        </w:drawing>
      </w:r>
    </w:p>
    <w:p w:rsidRPr="00A35693" w:rsidR="008358C9" w:rsidP="008869E5" w:rsidRDefault="008869E5" w14:paraId="1582EFB3" w14:textId="30938DF9">
      <w:pPr>
        <w:pStyle w:val="Heading4"/>
        <w:rPr>
          <w:highlight w:val="yellow"/>
        </w:rPr>
      </w:pPr>
      <w:r>
        <w:t>GISNet</w:t>
      </w:r>
      <w:r w:rsidR="007E3187">
        <w:t xml:space="preserve"> </w:t>
      </w:r>
      <w:r>
        <w:t>:Graph-Based Information Sharing Network For Vehicle Trajectory Prediction</w:t>
      </w:r>
      <w:r w:rsidR="0071321D">
        <w:t xml:space="preserve"> </w:t>
      </w:r>
      <w:r w:rsidRPr="00A35693" w:rsidR="0071321D">
        <w:rPr>
          <w:highlight w:val="yellow"/>
        </w:rPr>
        <w:fldChar w:fldCharType="begin" w:fldLock="1"/>
      </w:r>
      <w:r w:rsidR="00B04897">
        <w:rPr>
          <w:highlight w:val="yellow"/>
        </w:rPr>
        <w:instrText>ADDIN CSL_CITATION {"citationItems":[{"id":"ITEM-1","itemData":{"abstract":"The trajectory prediction is a critical and challenging problem in the design of an autonomous driving system. Many AI-oriented companies, such as Google Waymo, Uber and DiDi, are investigating more accurate vehicle trajectory prediction algorithms. However, the prediction performance is governed by lots of entangled factors, such as the stochastic behaviors of surrounding vehicles, historical information of self-trajectory, and relative positions of neighbors, etc. In this paper, we propose a novel graph-based information sharing network (GISNet) that allows the information sharing between the target vehicle and its surrounding vehicles. Meanwhile, the model encodes the historical trajectory information of all the vehicles in the scene. Experiments are carried out on the public NGSIM US-101 and I-80 Dataset and the prediction performance is measured by the Root Mean Square Error (RMSE). The quantitative and qualitative experimental results show that our model significantly improves the trajectory prediction accuracy, by up to 50.00%, compared to existing models.","author":[{"dropping-particle":"","family":"Zhao","given":"Ziyi","non-dropping-particle":"","parse-names":false,"suffix":""},{"dropping-particle":"","family":"Fang","given":"Haowen","non-dropping-particle":"","parse-names":false,"suffix":""},{"dropping-particle":"","family":"Jin","given":"Zhao","non-dropping-particle":"","parse-names":false,"suffix":""},{"dropping-particle":"","family":"Qiu","given":"Qinru","non-dropping-particle":"","parse-names":false,"suffix":""}],"container-title":"arXiv","id":"ITEM-1","issued":{"date-parts":[["2020"]]},"title":"GISNet: Graph-Based Information Sharing Network For Vehicle Trajectory Prediction","type":"article-journal"},"uris":["http://www.mendeley.com/documents/?uuid=391f806e-9bcf-43ef-8831-0fb11d67d7b3"]}],"mendeley":{"formattedCitation":"(Zhao et al. 2020)","plainTextFormattedCitation":"(Zhao et al. 2020)","previouslyFormattedCitation":"(Zhao et al. 2020)"},"properties":{"noteIndex":0},"schema":"https://github.com/citation-style-language/schema/raw/master/csl-citation.json"}</w:instrText>
      </w:r>
      <w:r w:rsidRPr="00A35693" w:rsidR="0071321D">
        <w:rPr>
          <w:highlight w:val="yellow"/>
        </w:rPr>
        <w:fldChar w:fldCharType="separate"/>
      </w:r>
      <w:r w:rsidRPr="00A35693" w:rsidR="0071321D">
        <w:rPr>
          <w:i w:val="0"/>
          <w:noProof/>
          <w:highlight w:val="yellow"/>
        </w:rPr>
        <w:t>(Zhao et al. 2020)</w:t>
      </w:r>
      <w:r w:rsidRPr="00A35693" w:rsidR="0071321D">
        <w:rPr>
          <w:highlight w:val="yellow"/>
        </w:rPr>
        <w:fldChar w:fldCharType="end"/>
      </w:r>
    </w:p>
    <w:p w:rsidRPr="00A35693" w:rsidR="007E3187" w:rsidP="0092429D" w:rsidRDefault="007E3187" w14:paraId="76F7825B" w14:textId="1ED1CE5B">
      <w:r>
        <w:t xml:space="preserve">Many papers have been published to improving the trajectory prediction algorithm [8] [9] [10]. Despite the </w:t>
      </w:r>
      <w:proofErr w:type="gramStart"/>
      <w:r>
        <w:t>efforts,  the</w:t>
      </w:r>
      <w:proofErr w:type="gramEnd"/>
      <w:r>
        <w:t xml:space="preserve"> accuracy of the existing prediction models</w:t>
      </w:r>
      <w:r w:rsidR="0092429D">
        <w:t xml:space="preserve"> is not high enough. This is because the surrounding vehicles will also respond to its environment and adjust its trajectory accordingly. Without considering this, the model can not make an accurate trajectory prediction. Hence it is necessary to have information from all neighboring </w:t>
      </w:r>
      <w:proofErr w:type="gramStart"/>
      <w:r w:rsidR="0092429D">
        <w:t>vehicles, and</w:t>
      </w:r>
      <w:proofErr w:type="gramEnd"/>
      <w:r w:rsidR="0092429D">
        <w:t xml:space="preserve"> consider the potential evolvements of their trajectories in the near future. For example, the human drivers observe and surmise other </w:t>
      </w:r>
      <w:proofErr w:type="gramStart"/>
      <w:r w:rsidR="0092429D">
        <w:t>drivers</w:t>
      </w:r>
      <w:proofErr w:type="gramEnd"/>
      <w:r w:rsidR="0092429D">
        <w:t xml:space="preserve"> latent intention from the mirrors of the car. To emulate this behavior, an information sharing network should be established among all vehicles.</w:t>
      </w:r>
    </w:p>
    <w:p w:rsidRPr="00A35693" w:rsidR="00B96F43" w:rsidP="00B96F43" w:rsidRDefault="00B96F43" w14:paraId="50DE0B4E" w14:textId="6CD82190">
      <w:r>
        <w:t xml:space="preserve">target vehicle = the vehicle whose trajectory is to be predicted </w:t>
      </w:r>
    </w:p>
    <w:p w:rsidRPr="00A35693" w:rsidR="00B96F43" w:rsidP="00B96F43" w:rsidRDefault="00B96F43" w14:paraId="06BECE44" w14:textId="50B2C6BD">
      <w:r>
        <w:t>neighbors = the surrounding vehicles.</w:t>
      </w:r>
    </w:p>
    <w:p w:rsidRPr="00A35693" w:rsidR="00A9344A" w:rsidP="00A9344A" w:rsidRDefault="00A9344A" w14:paraId="6ED898E0" w14:textId="262189EE">
      <w:r>
        <w:t>They proposed a novel graph-based information sharing network (GISNet), which allows the target and neighbor vehicles to</w:t>
      </w:r>
      <w:r w:rsidR="0014327A">
        <w:t xml:space="preserve"> </w:t>
      </w:r>
      <w:r>
        <w:t>propagate and learn the trajectory features among themselves.</w:t>
      </w:r>
      <w:r w:rsidR="0014327A">
        <w:t xml:space="preserve"> </w:t>
      </w:r>
      <w:r>
        <w:t>Our proposed network is evaluated using the NGSIM highway</w:t>
      </w:r>
      <w:r w:rsidR="0014327A">
        <w:t xml:space="preserve"> </w:t>
      </w:r>
      <w:r>
        <w:t>vehicle trajectory dataset. Compared with other existing</w:t>
      </w:r>
      <w:r w:rsidR="0014327A">
        <w:t xml:space="preserve"> </w:t>
      </w:r>
      <w:r>
        <w:t xml:space="preserve">trajectory prediction methods, </w:t>
      </w:r>
      <w:r w:rsidR="00D547BA">
        <w:t>their</w:t>
      </w:r>
      <w:r>
        <w:t xml:space="preserve"> approach can reduce the</w:t>
      </w:r>
      <w:r w:rsidR="0014327A">
        <w:t xml:space="preserve"> </w:t>
      </w:r>
      <w:r>
        <w:t>prediction error by up to 50.00%. The following summarizes</w:t>
      </w:r>
      <w:r w:rsidR="00D547BA">
        <w:t xml:space="preserve"> </w:t>
      </w:r>
      <w:r>
        <w:t>the major contributions of our work:</w:t>
      </w:r>
    </w:p>
    <w:p w:rsidRPr="00A35693" w:rsidR="00D547BA" w:rsidP="00F85D1F" w:rsidRDefault="00A9344A" w14:paraId="093609A3" w14:textId="60604C88">
      <w:pPr>
        <w:pStyle w:val="ListParagraph"/>
        <w:numPr>
          <w:ilvl w:val="0"/>
          <w:numId w:val="30"/>
        </w:numPr>
        <w:rPr>
          <w:highlight w:val="yellow"/>
        </w:rPr>
      </w:pPr>
      <w:r>
        <w:t>A new trajectory prediction model is developed which</w:t>
      </w:r>
      <w:r w:rsidR="00D547BA">
        <w:t xml:space="preserve"> </w:t>
      </w:r>
      <w:r>
        <w:t>grants the information sharing among the graph neural</w:t>
      </w:r>
      <w:r w:rsidR="00D547BA">
        <w:t xml:space="preserve"> </w:t>
      </w:r>
      <w:r>
        <w:t>network.</w:t>
      </w:r>
      <w:r w:rsidR="00D547BA">
        <w:t xml:space="preserve"> </w:t>
      </w:r>
    </w:p>
    <w:p w:rsidRPr="00A35693" w:rsidR="00A9344A" w:rsidP="004A7736" w:rsidRDefault="00A9344A" w14:paraId="57480CB5" w14:textId="4D658341">
      <w:pPr>
        <w:pStyle w:val="ListParagraph"/>
        <w:numPr>
          <w:ilvl w:val="0"/>
          <w:numId w:val="30"/>
        </w:numPr>
        <w:rPr>
          <w:highlight w:val="yellow"/>
        </w:rPr>
      </w:pPr>
      <w:r>
        <w:t>The prediction is based on the embedding feature, which</w:t>
      </w:r>
      <w:r w:rsidR="00D547BA">
        <w:t xml:space="preserve"> </w:t>
      </w:r>
      <w:r>
        <w:t>is derived from multi-dimensional input sequences including</w:t>
      </w:r>
      <w:r w:rsidR="00F85D1F">
        <w:t xml:space="preserve"> </w:t>
      </w:r>
      <w:r>
        <w:t>the historical trajectory of target and neighboring</w:t>
      </w:r>
      <w:r w:rsidR="00D547BA">
        <w:t xml:space="preserve"> </w:t>
      </w:r>
      <w:r>
        <w:t>vehicles, and their relative social positions.</w:t>
      </w:r>
      <w:r w:rsidR="00D547BA">
        <w:t xml:space="preserve"> </w:t>
      </w:r>
    </w:p>
    <w:p w:rsidRPr="00A35693" w:rsidR="00B96F43" w:rsidP="00F85D1F" w:rsidRDefault="00A9344A" w14:paraId="26E680A9" w14:textId="1B4AB999">
      <w:pPr>
        <w:pStyle w:val="ListParagraph"/>
        <w:numPr>
          <w:ilvl w:val="0"/>
          <w:numId w:val="30"/>
        </w:numPr>
        <w:rPr>
          <w:highlight w:val="yellow"/>
        </w:rPr>
      </w:pPr>
      <w:r>
        <w:t>The model allows us to consider the latent intention of</w:t>
      </w:r>
      <w:r w:rsidR="00D547BA">
        <w:t xml:space="preserve"> </w:t>
      </w:r>
      <w:r>
        <w:t>surrounding neighbors during the prediction. Compared</w:t>
      </w:r>
      <w:r w:rsidR="00D547BA">
        <w:t xml:space="preserve"> </w:t>
      </w:r>
      <w:r>
        <w:t>with other existing trajectory prediction methods, our</w:t>
      </w:r>
      <w:r w:rsidR="00D547BA">
        <w:t xml:space="preserve"> </w:t>
      </w:r>
      <w:r>
        <w:t>approach can reduce the prediction error by up to 50.00%</w:t>
      </w:r>
      <w:r w:rsidR="00F85D1F">
        <w:t xml:space="preserve"> </w:t>
      </w:r>
      <w:r>
        <w:t>and achieve the state-of-the-art performance.</w:t>
      </w:r>
    </w:p>
    <w:p w:rsidRPr="00A35693" w:rsidR="00283246" w:rsidP="00283246" w:rsidRDefault="00283246" w14:paraId="7F9A971F" w14:textId="3F31273E">
      <w:pPr>
        <w:rPr>
          <w:highlight w:val="yellow"/>
        </w:rPr>
      </w:pPr>
      <w:r w:rsidRPr="00A35693">
        <w:rPr>
          <w:noProof/>
          <w:highlight w:val="yellow"/>
        </w:rPr>
        <w:lastRenderedPageBreak/>
        <w:drawing>
          <wp:inline distT="0" distB="0" distL="0" distR="0" wp14:anchorId="40F50061" wp14:editId="0976463E">
            <wp:extent cx="4973541" cy="2983062"/>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76164" cy="2984635"/>
                    </a:xfrm>
                    <a:prstGeom prst="rect">
                      <a:avLst/>
                    </a:prstGeom>
                    <a:noFill/>
                    <a:ln>
                      <a:noFill/>
                    </a:ln>
                  </pic:spPr>
                </pic:pic>
              </a:graphicData>
            </a:graphic>
          </wp:inline>
        </w:drawing>
      </w:r>
    </w:p>
    <w:p w:rsidRPr="00A35693" w:rsidR="001F30F0" w:rsidP="004A7736" w:rsidRDefault="001F30F0" w14:paraId="67730A7B" w14:textId="50A8A05B">
      <w:pPr>
        <w:pStyle w:val="Heading4"/>
        <w:rPr>
          <w:highlight w:val="yellow"/>
        </w:rPr>
      </w:pPr>
      <w:r>
        <w:t>A Dual Learning Model for Vehicle Trajectory Prediction</w:t>
      </w:r>
    </w:p>
    <w:p w:rsidRPr="00A35693" w:rsidR="001A295A" w:rsidP="001A295A" w:rsidRDefault="000D48C7" w14:paraId="3FF97D39" w14:textId="3AB136BD">
      <w:r>
        <w:t xml:space="preserve">In a reliable trajectory prediction system, accuracy is not the only indicator of system effectiveness. The horizon of prediction, ability to be generalised to </w:t>
      </w:r>
      <w:r w:rsidR="001A295A">
        <w:t>new traf</w:t>
      </w:r>
      <w:r>
        <w:t>fi</w:t>
      </w:r>
      <w:r w:rsidR="001A295A">
        <w:t>c environments and consideration of future vehicle</w:t>
      </w:r>
      <w:r w:rsidR="00C34A4B">
        <w:t xml:space="preserve"> </w:t>
      </w:r>
      <w:r w:rsidR="001A295A">
        <w:t>trajectory as in</w:t>
      </w:r>
      <w:r w:rsidR="00C34A4B">
        <w:t>fl</w:t>
      </w:r>
      <w:r w:rsidR="001A295A">
        <w:t>uenced by the surrounding vehicle trajectories</w:t>
      </w:r>
      <w:r w:rsidR="00C34A4B">
        <w:t xml:space="preserve"> </w:t>
      </w:r>
      <w:r w:rsidR="001A295A">
        <w:t>(inter-vehicle interaction) are also signi</w:t>
      </w:r>
      <w:r w:rsidR="00C34A4B">
        <w:t>fi</w:t>
      </w:r>
      <w:r w:rsidR="001A295A">
        <w:t>cant.</w:t>
      </w:r>
    </w:p>
    <w:p w:rsidRPr="00A35693" w:rsidR="001A295A" w:rsidP="001A295A" w:rsidRDefault="00C34A4B" w14:paraId="4B1F85BC" w14:textId="43FBA3A0">
      <w:r>
        <w:t>Author</w:t>
      </w:r>
      <w:r w:rsidR="001A295A">
        <w:t xml:space="preserve"> propose</w:t>
      </w:r>
      <w:r>
        <w:t>d</w:t>
      </w:r>
      <w:r w:rsidR="001A295A">
        <w:t xml:space="preserve"> a Dual Learning Model (DLM)</w:t>
      </w:r>
      <w:r>
        <w:t xml:space="preserve"> </w:t>
      </w:r>
      <w:r w:rsidR="001A295A">
        <w:t>for vehicle trajectory prediction that identi</w:t>
      </w:r>
      <w:r>
        <w:t>fi</w:t>
      </w:r>
      <w:r w:rsidR="001A295A">
        <w:t>es salient information</w:t>
      </w:r>
    </w:p>
    <w:p w:rsidRPr="00A35693" w:rsidR="00AD3415" w:rsidP="001A295A" w:rsidRDefault="001A295A" w14:paraId="27441CEB" w14:textId="0858A63F">
      <w:r>
        <w:t>in an Occupancy Map (OM) and a Risk Map (RM)</w:t>
      </w:r>
      <w:r w:rsidR="00190D7C">
        <w:t xml:space="preserve"> </w:t>
      </w:r>
      <w:r>
        <w:t>to learn about inter-vehicle interaction and associated risk</w:t>
      </w:r>
      <w:r w:rsidR="00190D7C">
        <w:t xml:space="preserve"> </w:t>
      </w:r>
      <w:r>
        <w:t>within the traf</w:t>
      </w:r>
      <w:r w:rsidR="00190D7C">
        <w:t>fi</w:t>
      </w:r>
      <w:r>
        <w:t>c scene in an unsupervised manner. It is</w:t>
      </w:r>
      <w:r w:rsidR="00190D7C">
        <w:t xml:space="preserve"> </w:t>
      </w:r>
      <w:r>
        <w:t>a data driven approach with two input channels, using a</w:t>
      </w:r>
      <w:r w:rsidR="00190D7C">
        <w:t xml:space="preserve"> </w:t>
      </w:r>
      <w:r>
        <w:t>Long-Short-Term Memory (LSTM) encoder-decoder structure.</w:t>
      </w:r>
      <w:r w:rsidR="00190D7C">
        <w:t xml:space="preserve"> </w:t>
      </w:r>
      <w:r>
        <w:t>This methodology is motivated by the success of LSTM</w:t>
      </w:r>
      <w:r w:rsidR="00190D7C">
        <w:t xml:space="preserve"> </w:t>
      </w:r>
      <w:r>
        <w:t>networks in modelling non-linear temporal dependencies in</w:t>
      </w:r>
      <w:r w:rsidR="00190D7C">
        <w:t xml:space="preserve"> </w:t>
      </w:r>
      <w:r>
        <w:t>sequence-to-sequence prediction.</w:t>
      </w:r>
      <w:r w:rsidR="00190D7C">
        <w:t xml:space="preserve"> </w:t>
      </w:r>
      <w:r>
        <w:t>We have evaluated the proposedsystem with two distinct naturalistic highway driving</w:t>
      </w:r>
      <w:r w:rsidR="00190D7C">
        <w:t xml:space="preserve"> </w:t>
      </w:r>
      <w:r>
        <w:t>scenarios which vary in their traf</w:t>
      </w:r>
      <w:r w:rsidR="00190D7C">
        <w:t>fi</w:t>
      </w:r>
      <w:r>
        <w:t xml:space="preserve">c </w:t>
      </w:r>
      <w:r w:rsidR="00190D7C">
        <w:t>fl</w:t>
      </w:r>
      <w:r>
        <w:t>ow and driving style to</w:t>
      </w:r>
      <w:r w:rsidR="00190D7C">
        <w:t xml:space="preserve"> </w:t>
      </w:r>
      <w:r>
        <w:t>illustrate the ability of the proposed system to be extended for</w:t>
      </w:r>
      <w:r w:rsidR="00190D7C">
        <w:t xml:space="preserve"> </w:t>
      </w:r>
      <w:r>
        <w:t xml:space="preserve">different environments. </w:t>
      </w:r>
    </w:p>
    <w:p w:rsidRPr="00A35693" w:rsidR="00AD3415" w:rsidP="000D48C7" w:rsidRDefault="001A295A" w14:paraId="11B281CA" w14:textId="43586257">
      <w:r>
        <w:t>The contribution</w:t>
      </w:r>
      <w:r w:rsidR="00935050">
        <w:t>s</w:t>
      </w:r>
      <w:r>
        <w:t xml:space="preserve"> of this study </w:t>
      </w:r>
      <w:r w:rsidR="00935050">
        <w:t>are</w:t>
      </w:r>
      <w:r w:rsidR="00AD3415">
        <w:t>:</w:t>
      </w:r>
    </w:p>
    <w:p w:rsidRPr="00A35693" w:rsidR="00AD3415" w:rsidP="000D48C7" w:rsidRDefault="00AD3415" w14:paraId="3761893D" w14:textId="77777777">
      <w:pPr>
        <w:pStyle w:val="ListParagraph"/>
        <w:numPr>
          <w:ilvl w:val="0"/>
          <w:numId w:val="30"/>
        </w:numPr>
        <w:rPr>
          <w:highlight w:val="yellow"/>
        </w:rPr>
      </w:pPr>
      <w:r>
        <w:t xml:space="preserve">They </w:t>
      </w:r>
      <w:r w:rsidR="000D48C7">
        <w:t>inject the Risk Map into the trajectory prediction</w:t>
      </w:r>
      <w:r>
        <w:t xml:space="preserve"> </w:t>
      </w:r>
      <w:r w:rsidR="000D48C7">
        <w:t>pipeline, where the proposed structure learns to</w:t>
      </w:r>
      <w:r>
        <w:t xml:space="preserve"> </w:t>
      </w:r>
      <w:r w:rsidR="000D48C7">
        <w:t xml:space="preserve">automatically extract, </w:t>
      </w:r>
      <w:proofErr w:type="gramStart"/>
      <w:r w:rsidR="000D48C7">
        <w:t>store</w:t>
      </w:r>
      <w:proofErr w:type="gramEnd"/>
      <w:r w:rsidR="000D48C7">
        <w:t xml:space="preserve"> and retrieve salient information</w:t>
      </w:r>
      <w:r>
        <w:t xml:space="preserve"> </w:t>
      </w:r>
      <w:r w:rsidR="000D48C7">
        <w:t>without any supervision.</w:t>
      </w:r>
    </w:p>
    <w:p w:rsidRPr="00A35693" w:rsidR="00935050" w:rsidP="004A7736" w:rsidRDefault="00AD3415" w14:paraId="05613834" w14:textId="77777777">
      <w:pPr>
        <w:pStyle w:val="ListParagraph"/>
        <w:numPr>
          <w:ilvl w:val="0"/>
          <w:numId w:val="30"/>
        </w:numPr>
        <w:rPr>
          <w:highlight w:val="yellow"/>
        </w:rPr>
      </w:pPr>
      <w:r>
        <w:t xml:space="preserve">They </w:t>
      </w:r>
      <w:r w:rsidR="000D48C7">
        <w:t>test the proposed model on two distinct naturalistic</w:t>
      </w:r>
      <w:r>
        <w:t xml:space="preserve"> </w:t>
      </w:r>
      <w:r w:rsidR="000D48C7">
        <w:t>highway driving datasets, containing more than</w:t>
      </w:r>
      <w:r>
        <w:t xml:space="preserve"> </w:t>
      </w:r>
      <w:r w:rsidR="000D48C7">
        <w:t>108570 unique trajectories from different datasets,</w:t>
      </w:r>
      <w:r>
        <w:t xml:space="preserve"> </w:t>
      </w:r>
      <w:r w:rsidR="000D48C7">
        <w:t>to prove the independence of the proposed system from</w:t>
      </w:r>
      <w:r w:rsidR="00935050">
        <w:t xml:space="preserve"> </w:t>
      </w:r>
      <w:r w:rsidR="000D48C7">
        <w:t>a speci</w:t>
      </w:r>
      <w:r w:rsidR="00935050">
        <w:t>fi</w:t>
      </w:r>
      <w:r w:rsidR="000D48C7">
        <w:t>c environment.</w:t>
      </w:r>
      <w:r w:rsidR="00935050">
        <w:t xml:space="preserve"> </w:t>
      </w:r>
    </w:p>
    <w:p w:rsidRPr="00A35693" w:rsidR="001A295A" w:rsidP="004A7736" w:rsidRDefault="000D48C7" w14:paraId="7611059D" w14:textId="661212CE">
      <w:pPr>
        <w:pStyle w:val="ListParagraph"/>
        <w:numPr>
          <w:ilvl w:val="0"/>
          <w:numId w:val="30"/>
        </w:numPr>
        <w:rPr>
          <w:highlight w:val="yellow"/>
        </w:rPr>
      </w:pPr>
      <w:r>
        <w:t>We extensively evaluate the performance of the proposed</w:t>
      </w:r>
      <w:r w:rsidR="00935050">
        <w:t xml:space="preserve"> </w:t>
      </w:r>
      <w:r>
        <w:t>method with state-of-the-art methods. We show</w:t>
      </w:r>
      <w:r w:rsidR="00935050">
        <w:t xml:space="preserve"> </w:t>
      </w:r>
      <w:r>
        <w:t>that our proposed method outperforms the state-of-the</w:t>
      </w:r>
      <w:r w:rsidR="00935050">
        <w:t xml:space="preserve"> </w:t>
      </w:r>
      <w:r>
        <w:t>art</w:t>
      </w:r>
      <w:r w:rsidR="00935050">
        <w:t xml:space="preserve"> </w:t>
      </w:r>
      <w:r>
        <w:t>methods.</w:t>
      </w:r>
    </w:p>
    <w:p w:rsidRPr="00A35693" w:rsidR="000D373F" w:rsidP="000D373F" w:rsidRDefault="000D373F" w14:paraId="71FBFCE4" w14:textId="19D4B44C">
      <w:r w:rsidRPr="00A35693">
        <w:rPr>
          <w:noProof/>
          <w:highlight w:val="yellow"/>
        </w:rPr>
        <w:lastRenderedPageBreak/>
        <w:drawing>
          <wp:inline distT="0" distB="0" distL="0" distR="0" wp14:anchorId="27ED0348" wp14:editId="2D447CC9">
            <wp:extent cx="3987011" cy="2969812"/>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9404" cy="2971594"/>
                    </a:xfrm>
                    <a:prstGeom prst="rect">
                      <a:avLst/>
                    </a:prstGeom>
                    <a:noFill/>
                    <a:ln>
                      <a:noFill/>
                    </a:ln>
                  </pic:spPr>
                </pic:pic>
              </a:graphicData>
            </a:graphic>
          </wp:inline>
        </w:drawing>
      </w:r>
    </w:p>
    <w:p w:rsidRPr="00A35693" w:rsidR="00F20AB2" w:rsidP="003C111C" w:rsidRDefault="003C111C" w14:paraId="1211B948" w14:textId="77777777">
      <w:r>
        <w:t xml:space="preserve">They admit the limitation of considering other road environments such as curved roads or roundabouts at this stage of their research. The future direction of this research is to investigate the effectiveness of the proposed method for different scenarios such as roundabouts and intersections. </w:t>
      </w:r>
    </w:p>
    <w:p w:rsidRPr="001A295A" w:rsidR="003C111C" w:rsidP="003C111C" w:rsidRDefault="003C111C" w14:paraId="6D32B489" w14:textId="1B74A9C6">
      <w:r>
        <w:t>In addition, investigating the in</w:t>
      </w:r>
      <w:r w:rsidR="00F20AB2">
        <w:t>fl</w:t>
      </w:r>
      <w:r>
        <w:t>uence of Cooperative ITS</w:t>
      </w:r>
      <w:r w:rsidR="00F20AB2">
        <w:t xml:space="preserve"> </w:t>
      </w:r>
      <w:r>
        <w:t>(C-ITS), the effect of using communication information in</w:t>
      </w:r>
      <w:r w:rsidR="00F20AB2">
        <w:t xml:space="preserve"> </w:t>
      </w:r>
      <w:r>
        <w:t>the proposed dual learning Model for decision making in</w:t>
      </w:r>
      <w:r w:rsidR="00F20AB2">
        <w:t xml:space="preserve"> </w:t>
      </w:r>
      <w:r>
        <w:t>automated vehicles, is a worth future investigation.</w:t>
      </w:r>
    </w:p>
    <w:p w:rsidRPr="00070CEE" w:rsidR="00083E8C" w:rsidP="00A75373" w:rsidRDefault="00A75373" w14:paraId="107DFB8E" w14:textId="0A14A469">
      <w:pPr>
        <w:pStyle w:val="Heading2"/>
        <w:rPr>
          <w:highlight w:val="yellow"/>
        </w:rPr>
      </w:pPr>
      <w:r>
        <w:t>Long Short-Term Memory models and its alternatives</w:t>
      </w:r>
    </w:p>
    <w:p w:rsidRPr="00070CEE" w:rsidR="00A75373" w:rsidP="00A75373" w:rsidRDefault="00A75373" w14:paraId="73BAD7E9" w14:textId="79C436B2">
      <w:pPr>
        <w:pStyle w:val="Heading3"/>
        <w:rPr>
          <w:highlight w:val="yellow"/>
        </w:rPr>
      </w:pPr>
      <w:r>
        <w:t>What is a Long Short-Term Memory model?</w:t>
      </w:r>
    </w:p>
    <w:p w:rsidRPr="00070CEE" w:rsidR="00A75373" w:rsidP="00A75373" w:rsidRDefault="00A75373" w14:paraId="09134400" w14:textId="17057CE7">
      <w:pPr>
        <w:pStyle w:val="Heading4"/>
        <w:rPr>
          <w:highlight w:val="yellow"/>
        </w:rPr>
      </w:pPr>
      <w:r>
        <w:t>Recurrent Neural Networks</w:t>
      </w:r>
    </w:p>
    <w:p w:rsidRPr="00070CEE" w:rsidR="00A75373" w:rsidP="06F02D75" w:rsidRDefault="00A75373" w14:paraId="27F2BD6C" w14:textId="76E07B65">
      <w:r>
        <w:t xml:space="preserve">Humans </w:t>
      </w:r>
      <w:proofErr w:type="gramStart"/>
      <w:r>
        <w:t>don</w:t>
      </w:r>
      <w:r w:rsidR="0016287B">
        <w:t>'</w:t>
      </w:r>
      <w:r>
        <w:t>t</w:t>
      </w:r>
      <w:proofErr w:type="gramEnd"/>
      <w:r>
        <w:t xml:space="preserve"> start their thinking from scratch every second. As you read this essay, you understand each word based on your understanding of previous words. You </w:t>
      </w:r>
      <w:proofErr w:type="gramStart"/>
      <w:r>
        <w:t>don</w:t>
      </w:r>
      <w:r w:rsidR="0016287B">
        <w:t>'</w:t>
      </w:r>
      <w:r>
        <w:t>t</w:t>
      </w:r>
      <w:proofErr w:type="gramEnd"/>
      <w:r>
        <w:t xml:space="preserve"> throw everything away and start thinking from scratch again. Your thoughts have persistence. Traditional neural networks </w:t>
      </w:r>
      <w:proofErr w:type="gramStart"/>
      <w:r>
        <w:t>can</w:t>
      </w:r>
      <w:r w:rsidR="0016287B">
        <w:t>'</w:t>
      </w:r>
      <w:r>
        <w:t>t</w:t>
      </w:r>
      <w:proofErr w:type="gramEnd"/>
      <w:r>
        <w:t xml:space="preserve"> do this, and it seems like a major shortcoming. For example, imagine you want to classify what kind of event is happening at every point in a movie. </w:t>
      </w:r>
      <w:proofErr w:type="gramStart"/>
      <w:r>
        <w:t>It</w:t>
      </w:r>
      <w:r w:rsidR="0016287B">
        <w:t>'</w:t>
      </w:r>
      <w:r>
        <w:t>s</w:t>
      </w:r>
      <w:proofErr w:type="gramEnd"/>
      <w:r>
        <w:t xml:space="preserve"> unclear how a traditional neural network could use its reasoning about previous events in the film to inform later ones. Recurrent neural networks address this issue. They are networks with loops in them, allowing information to persist.</w:t>
      </w:r>
    </w:p>
    <w:p w:rsidRPr="00070CEE" w:rsidR="00A75373" w:rsidP="06F02D75" w:rsidRDefault="00A75373" w14:paraId="30775824" w14:textId="46DFFC4D">
      <w:r w:rsidR="00A75373">
        <w:drawing>
          <wp:inline wp14:editId="2803B06E" wp14:anchorId="19DEF5CF">
            <wp:extent cx="3903133" cy="1274356"/>
            <wp:effectExtent l="0" t="0" r="2540" b="2540"/>
            <wp:docPr id="1621422110" name="Picture 11" title=""/>
            <wp:cNvGraphicFramePr>
              <a:graphicFrameLocks noChangeAspect="1"/>
            </wp:cNvGraphicFramePr>
            <a:graphic>
              <a:graphicData uri="http://schemas.openxmlformats.org/drawingml/2006/picture">
                <pic:pic>
                  <pic:nvPicPr>
                    <pic:cNvPr id="0" name="Picture 11"/>
                    <pic:cNvPicPr/>
                  </pic:nvPicPr>
                  <pic:blipFill>
                    <a:blip r:embed="Rd9f91b74bb3a48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03133" cy="1274356"/>
                    </a:xfrm>
                    <a:prstGeom prst="rect">
                      <a:avLst/>
                    </a:prstGeom>
                  </pic:spPr>
                </pic:pic>
              </a:graphicData>
            </a:graphic>
          </wp:inline>
        </w:drawing>
      </w:r>
    </w:p>
    <w:p w:rsidRPr="00070CEE" w:rsidR="00A75373" w:rsidP="06F02D75" w:rsidRDefault="00A75373" w14:paraId="270410B9" w14:textId="7EDE142C">
      <w:r>
        <w:t xml:space="preserve">A recurrent neural network can be thought of as multiple copies of the same network, each passing a message to a successor. </w:t>
      </w:r>
    </w:p>
    <w:p w:rsidRPr="00070CEE" w:rsidR="00A75373" w:rsidP="06F02D75" w:rsidRDefault="00A75373" w14:paraId="1E4684B0" w14:textId="76F63659">
      <w:pPr>
        <w:rPr>
          <w:b/>
          <w:bCs/>
        </w:rPr>
      </w:pPr>
      <w:r w:rsidRPr="06F02D75">
        <w:rPr>
          <w:b/>
          <w:bCs/>
        </w:rPr>
        <w:t>RNN</w:t>
      </w:r>
      <w:r w:rsidRPr="06F02D75" w:rsidR="0016287B">
        <w:rPr>
          <w:b/>
          <w:bCs/>
        </w:rPr>
        <w:t>'</w:t>
      </w:r>
      <w:r w:rsidRPr="06F02D75">
        <w:rPr>
          <w:b/>
          <w:bCs/>
        </w:rPr>
        <w:t>s problem</w:t>
      </w:r>
    </w:p>
    <w:p w:rsidRPr="00070CEE" w:rsidR="00A75373" w:rsidP="06F02D75" w:rsidRDefault="00A75373" w14:paraId="37DBEC4E" w14:textId="3262393D">
      <w:r>
        <w:t xml:space="preserve">Sometimes, we only need to look at </w:t>
      </w:r>
      <w:proofErr w:type="gramStart"/>
      <w:r>
        <w:t>recent information</w:t>
      </w:r>
      <w:proofErr w:type="gramEnd"/>
      <w:r>
        <w:t xml:space="preserve"> to perform the present task. For example, consider a language model trying to predict the next word based on the previous ones. If we are trying to predict the last word in </w:t>
      </w:r>
      <w:r w:rsidR="0016287B">
        <w:t>"</w:t>
      </w:r>
      <w:r>
        <w:t xml:space="preserve">the </w:t>
      </w:r>
      <w:r>
        <w:lastRenderedPageBreak/>
        <w:t>clouds are in the sky,</w:t>
      </w:r>
      <w:r w:rsidR="0016287B">
        <w:t>"</w:t>
      </w:r>
      <w:r>
        <w:t xml:space="preserve"> we </w:t>
      </w:r>
      <w:proofErr w:type="gramStart"/>
      <w:r>
        <w:t>don</w:t>
      </w:r>
      <w:r w:rsidR="0016287B">
        <w:t>'</w:t>
      </w:r>
      <w:r>
        <w:t>t</w:t>
      </w:r>
      <w:proofErr w:type="gramEnd"/>
      <w:r>
        <w:t xml:space="preserve"> need any further context – it</w:t>
      </w:r>
      <w:r w:rsidR="0016287B">
        <w:t>'</w:t>
      </w:r>
      <w:r>
        <w:t xml:space="preserve">s pretty obvious the next word is going to be sky. In such cases, where the gap between the relevant information and the place that </w:t>
      </w:r>
      <w:proofErr w:type="gramStart"/>
      <w:r>
        <w:t>it</w:t>
      </w:r>
      <w:r w:rsidR="0016287B">
        <w:t>'</w:t>
      </w:r>
      <w:r>
        <w:t>s</w:t>
      </w:r>
      <w:proofErr w:type="gramEnd"/>
      <w:r>
        <w:t xml:space="preserve"> needed is small, RNNs can learn to use the past information. </w:t>
      </w:r>
    </w:p>
    <w:p w:rsidRPr="00070CEE" w:rsidR="00A75373" w:rsidP="06F02D75" w:rsidRDefault="00A75373" w14:paraId="62936C79" w14:textId="0D23E846">
      <w:r>
        <w:t xml:space="preserve">But there are also cases where we need more context. Consider trying to predict the last word in the text </w:t>
      </w:r>
      <w:r w:rsidR="0016287B">
        <w:t>"</w:t>
      </w:r>
      <w:r>
        <w:t>I grew up in France… I speak fluent French.</w:t>
      </w:r>
      <w:r w:rsidR="0016287B">
        <w:t>"</w:t>
      </w:r>
      <w:r>
        <w:t xml:space="preserve"> </w:t>
      </w:r>
      <w:proofErr w:type="gramStart"/>
      <w:r>
        <w:t>Recent information</w:t>
      </w:r>
      <w:proofErr w:type="gramEnd"/>
      <w:r>
        <w:t xml:space="preserve"> suggests that the next word is probably the name of a language, but if we want to narrow down which language, we need the context of France, from further back. </w:t>
      </w:r>
      <w:proofErr w:type="gramStart"/>
      <w:r>
        <w:t>It</w:t>
      </w:r>
      <w:r w:rsidR="0016287B">
        <w:t>'</w:t>
      </w:r>
      <w:r>
        <w:t>s</w:t>
      </w:r>
      <w:proofErr w:type="gramEnd"/>
      <w:r>
        <w:t xml:space="preserve"> entirely possible for the gap between the relevant information and the point where it is needed to become very large.</w:t>
      </w:r>
    </w:p>
    <w:p w:rsidRPr="00070CEE" w:rsidR="00A75373" w:rsidP="06F02D75" w:rsidRDefault="00A75373" w14:paraId="2A450DFD" w14:textId="7B931ABE">
      <w:r>
        <w:t xml:space="preserve">Unfortunately, </w:t>
      </w:r>
      <w:r w:rsidRPr="06F02D75">
        <w:rPr>
          <w:b/>
          <w:bCs/>
        </w:rPr>
        <w:t>as that gap grows</w:t>
      </w:r>
      <w:r>
        <w:t xml:space="preserve">, </w:t>
      </w:r>
      <w:r w:rsidRPr="06F02D75">
        <w:rPr>
          <w:b/>
          <w:bCs/>
        </w:rPr>
        <w:t>RNNs become unable to learn to connect the information</w:t>
      </w:r>
      <w:r>
        <w:t xml:space="preserve">. In theory, RNNs are </w:t>
      </w:r>
      <w:proofErr w:type="gramStart"/>
      <w:r>
        <w:t>absolutely capable</w:t>
      </w:r>
      <w:proofErr w:type="gramEnd"/>
      <w:r>
        <w:t xml:space="preserve"> of handling such </w:t>
      </w:r>
      <w:r w:rsidRPr="06F02D75" w:rsidR="0016287B">
        <w:rPr>
          <w:b/>
          <w:bCs/>
        </w:rPr>
        <w:t>"</w:t>
      </w:r>
      <w:r w:rsidRPr="06F02D75">
        <w:rPr>
          <w:b/>
          <w:bCs/>
        </w:rPr>
        <w:t>long-term dependencies.</w:t>
      </w:r>
      <w:r w:rsidRPr="06F02D75" w:rsidR="0016287B">
        <w:rPr>
          <w:b/>
          <w:bCs/>
        </w:rPr>
        <w:t>"</w:t>
      </w:r>
      <w:r>
        <w:t xml:space="preserve"> A human could carefully pick parameters for them to solve toy problems of this form. Sadly, in practice, RNNs </w:t>
      </w:r>
      <w:proofErr w:type="gramStart"/>
      <w:r>
        <w:t>don</w:t>
      </w:r>
      <w:r w:rsidR="0016287B">
        <w:t>'</w:t>
      </w:r>
      <w:r>
        <w:t>t</w:t>
      </w:r>
      <w:proofErr w:type="gramEnd"/>
      <w:r>
        <w:t xml:space="preserve"> seem to be able to learn them. The problem was explored in depth by Hochreiter (1991) [German] and Bengio, et al. (1994), who found some </w:t>
      </w:r>
      <w:proofErr w:type="gramStart"/>
      <w:r>
        <w:t>pretty fundamental</w:t>
      </w:r>
      <w:proofErr w:type="gramEnd"/>
      <w:r>
        <w:t xml:space="preserve"> reasons why it might be difficult.</w:t>
      </w:r>
    </w:p>
    <w:p w:rsidRPr="00070CEE" w:rsidR="00A75373" w:rsidP="00A75373" w:rsidRDefault="00A75373" w14:paraId="5914760A" w14:textId="18986AC7">
      <w:pPr>
        <w:pStyle w:val="Heading4"/>
        <w:rPr>
          <w:highlight w:val="yellow"/>
        </w:rPr>
      </w:pPr>
      <w:r>
        <w:t>Long Short-Term Memory networks</w:t>
      </w:r>
    </w:p>
    <w:p w:rsidRPr="00070CEE" w:rsidR="00A75373" w:rsidP="06F02D75" w:rsidRDefault="00A75373" w14:paraId="51ABAF0F" w14:textId="4BFBC7F2">
      <w:r>
        <w:t xml:space="preserve">Long </w:t>
      </w:r>
      <w:proofErr w:type="gramStart"/>
      <w:r>
        <w:t>Short Term</w:t>
      </w:r>
      <w:proofErr w:type="gramEnd"/>
      <w:r>
        <w:t xml:space="preserve"> Memory networks – usually just called </w:t>
      </w:r>
      <w:r w:rsidR="0016287B">
        <w:t>"</w:t>
      </w:r>
      <w:r>
        <w:t>LSTMs</w:t>
      </w:r>
      <w:r w:rsidR="0016287B">
        <w:t>"</w:t>
      </w:r>
      <w:r>
        <w:t xml:space="preserve"> – are a special kind of RNN, capable of learning long-term dependencies. Long Short-Term Memory (LSTM) is an RNN architecture specifically designed to address the vanishing gradient problem</w:t>
      </w:r>
    </w:p>
    <w:p w:rsidRPr="00070CEE" w:rsidR="00A75373" w:rsidP="06F02D75" w:rsidRDefault="00A75373" w14:paraId="42D6CCEC" w14:textId="77777777">
      <w:r>
        <w:t>They were introduced by Hochreiter &amp; Schmidhuber (1997</w:t>
      </w:r>
      <w:proofErr w:type="gramStart"/>
      <w:r>
        <w:t>), and</w:t>
      </w:r>
      <w:proofErr w:type="gramEnd"/>
      <w:r>
        <w:t xml:space="preserve"> were refined and popularized by many people in following work.1 They work tremendously well on a large variety of problems, and are now widely used.</w:t>
      </w:r>
    </w:p>
    <w:p w:rsidRPr="00070CEE" w:rsidR="00A75373" w:rsidP="06F02D75" w:rsidRDefault="00A75373" w14:paraId="4F4789AA" w14:textId="650D975A">
      <w:r>
        <w:t xml:space="preserve">LSTMs are explicitly designed to avoid the long-term dependency problem. Remembering information for </w:t>
      </w:r>
      <w:proofErr w:type="gramStart"/>
      <w:r>
        <w:t>long periods</w:t>
      </w:r>
      <w:proofErr w:type="gramEnd"/>
      <w:r>
        <w:t xml:space="preserve"> of time is practically their default behavior, not something they struggle to learn!</w:t>
      </w:r>
    </w:p>
    <w:p w:rsidRPr="00070CEE" w:rsidR="00A75373" w:rsidP="06F02D75" w:rsidRDefault="00A75373" w14:paraId="34BBCF4F" w14:textId="360F03CF">
      <w:r w:rsidR="00A75373">
        <w:drawing>
          <wp:inline wp14:editId="2E8AA674" wp14:anchorId="7911DE35">
            <wp:extent cx="3784600" cy="1544570"/>
            <wp:effectExtent l="0" t="0" r="6350" b="0"/>
            <wp:docPr id="1369019127" name="Picture 12" title=""/>
            <wp:cNvGraphicFramePr>
              <a:graphicFrameLocks noChangeAspect="1"/>
            </wp:cNvGraphicFramePr>
            <a:graphic>
              <a:graphicData uri="http://schemas.openxmlformats.org/drawingml/2006/picture">
                <pic:pic>
                  <pic:nvPicPr>
                    <pic:cNvPr id="0" name="Picture 12"/>
                    <pic:cNvPicPr/>
                  </pic:nvPicPr>
                  <pic:blipFill>
                    <a:blip r:embed="Rb8c442c889ff4ed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4600" cy="1544570"/>
                    </a:xfrm>
                    <a:prstGeom prst="rect">
                      <a:avLst/>
                    </a:prstGeom>
                  </pic:spPr>
                </pic:pic>
              </a:graphicData>
            </a:graphic>
          </wp:inline>
        </w:drawing>
      </w:r>
    </w:p>
    <w:p w:rsidRPr="00070CEE" w:rsidR="00A75373" w:rsidP="06F02D75" w:rsidRDefault="00A75373" w14:paraId="43480B9D" w14:textId="11C46BF4">
      <w:r w:rsidR="00A75373">
        <w:drawing>
          <wp:inline wp14:editId="20F16836" wp14:anchorId="376E18ED">
            <wp:extent cx="4053394" cy="1659466"/>
            <wp:effectExtent l="0" t="0" r="4445" b="0"/>
            <wp:docPr id="1612589485" name="Picture 13" title=""/>
            <wp:cNvGraphicFramePr>
              <a:graphicFrameLocks noChangeAspect="1"/>
            </wp:cNvGraphicFramePr>
            <a:graphic>
              <a:graphicData uri="http://schemas.openxmlformats.org/drawingml/2006/picture">
                <pic:pic>
                  <pic:nvPicPr>
                    <pic:cNvPr id="0" name="Picture 13"/>
                    <pic:cNvPicPr/>
                  </pic:nvPicPr>
                  <pic:blipFill>
                    <a:blip r:embed="R292448553ced42d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53394" cy="1659466"/>
                    </a:xfrm>
                    <a:prstGeom prst="rect">
                      <a:avLst/>
                    </a:prstGeom>
                  </pic:spPr>
                </pic:pic>
              </a:graphicData>
            </a:graphic>
          </wp:inline>
        </w:drawing>
      </w:r>
    </w:p>
    <w:p w:rsidRPr="00070CEE" w:rsidR="00A75373" w:rsidP="06F02D75" w:rsidRDefault="00A75373" w14:paraId="676CC062" w14:textId="762F4866">
      <w:r w:rsidR="00A75373">
        <w:drawing>
          <wp:inline wp14:editId="52531139" wp14:anchorId="0EF95C95">
            <wp:extent cx="5943600" cy="2967990"/>
            <wp:effectExtent l="0" t="0" r="0" b="3810"/>
            <wp:docPr id="1326792354" name="Picture 15" title=""/>
            <wp:cNvGraphicFramePr>
              <a:graphicFrameLocks noChangeAspect="1"/>
            </wp:cNvGraphicFramePr>
            <a:graphic>
              <a:graphicData uri="http://schemas.openxmlformats.org/drawingml/2006/picture">
                <pic:pic>
                  <pic:nvPicPr>
                    <pic:cNvPr id="0" name="Picture 15"/>
                    <pic:cNvPicPr/>
                  </pic:nvPicPr>
                  <pic:blipFill>
                    <a:blip r:embed="Rdb7619829e23472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967990"/>
                    </a:xfrm>
                    <a:prstGeom prst="rect">
                      <a:avLst/>
                    </a:prstGeom>
                  </pic:spPr>
                </pic:pic>
              </a:graphicData>
            </a:graphic>
          </wp:inline>
        </w:drawing>
      </w:r>
    </w:p>
    <w:p w:rsidRPr="00070CEE" w:rsidR="009D6D6F" w:rsidP="06F02D75" w:rsidRDefault="009D6D6F" w14:paraId="13768F42" w14:textId="77777777">
      <w:r>
        <w:t>The two technical problems overcome by LSTMs are vanishing gradients and exploding gradients, both related to how the network is trained.</w:t>
      </w:r>
    </w:p>
    <w:p w:rsidRPr="00070CEE" w:rsidR="00A75373" w:rsidP="00A75373" w:rsidRDefault="009D6D6F" w14:paraId="7C588ED3" w14:textId="04327A68">
      <w:pPr>
        <w:pStyle w:val="Heading3"/>
        <w:rPr>
          <w:highlight w:val="yellow"/>
        </w:rPr>
      </w:pPr>
      <w:r>
        <w:t>W</w:t>
      </w:r>
      <w:r w:rsidR="002404EF">
        <w:t>hat are its limitations</w:t>
      </w:r>
      <w:r w:rsidR="00A75373">
        <w:t>?</w:t>
      </w:r>
    </w:p>
    <w:p w:rsidRPr="00070CEE" w:rsidR="00EE5671" w:rsidP="06F02D75" w:rsidRDefault="001F4DA2" w14:paraId="42512D2C" w14:textId="1791087B">
      <w:r>
        <w:t>Danih</w:t>
      </w:r>
      <w:r w:rsidR="00EE5671">
        <w:t xml:space="preserve">elka et al. </w:t>
      </w:r>
      <w:r>
        <w:t>address two limitations of LSTM</w:t>
      </w:r>
      <w:r w:rsidR="00EE5671">
        <w:t>:</w:t>
      </w:r>
      <w:r w:rsidR="00B04897">
        <w:t xml:space="preserve"> </w:t>
      </w:r>
      <w:r w:rsidRPr="06F02D75">
        <w:rPr>
          <w:highlight w:val="yellow"/>
        </w:rPr>
        <w:fldChar w:fldCharType="begin" w:fldLock="1"/>
      </w:r>
      <w:r w:rsidRPr="06F02D75">
        <w:rPr>
          <w:highlight w:val="yellow"/>
        </w:rPr>
        <w:instrText>ADDIN CSL_CITATION {"citationItems":[{"id":"ITEM-1","itemData":{"abstract":"We investigate a new method to augment recurrent neural networks with extra memory without increasing the number of network parameters. The system has an associative memory based on complex-valued vectors and is closely related to Holographic Reduced Representations and Long Short-Term Memory networks. Holographic Reduced Representations have limited capacity: as they store more information, each retrieval becomes noisier due to interference. Our system in contrast creates redundant copies of stored information, which enables retrieval with reduced noise. Experiments demonstrate faster learning on multiple memorization tasks.","author":[{"dropping-particle":"","family":"Danihelka","given":"Ivo","non-dropping-particle":"","parse-names":false,"suffix":""},{"dropping-particle":"","family":"Wayne","given":"Greg","non-dropping-particle":"","parse-names":false,"suffix":""},{"dropping-particle":"","family":"Uria","given":"Benigno","non-dropping-particle":"","parse-names":false,"suffix":""},{"dropping-particle":"","family":"Kalchbrenner","given":"Nal","non-dropping-particle":"","parse-names":false,"suffix":""},{"dropping-particle":"","family":"Graves","given":"Alex","non-dropping-particle":"","parse-names":false,"suffix":""}],"id":"ITEM-1","issued":{"date-parts":[["2016","2","9"]]},"title":"Associative Long Short-Term Memory","type":"article-journal"},"uris":["http://www.mendeley.com/documents/?uuid=1c140478-fda0-3ff6-9eef-55e04e06cc8b"]}],"mendeley":{"formattedCitation":"(Danihelka et al. 2016)","plainTextFormattedCitation":"(Danihelka et al. 2016)","previouslyFormattedCitation":"(Danihelka et al. 2016)"},"properties":{"noteIndex":0},"schema":"https://github.com/citation-style-language/schema/raw/master/csl-citation.json"}</w:instrText>
      </w:r>
      <w:r w:rsidRPr="06F02D75">
        <w:rPr>
          <w:highlight w:val="yellow"/>
        </w:rPr>
        <w:fldChar w:fldCharType="separate"/>
      </w:r>
      <w:r w:rsidRPr="06F02D75" w:rsidR="00B04897">
        <w:rPr>
          <w:noProof/>
          <w:highlight w:val="yellow"/>
        </w:rPr>
        <w:t>(Danihelka et al. 2016)</w:t>
      </w:r>
      <w:r w:rsidRPr="06F02D75">
        <w:rPr>
          <w:highlight w:val="yellow"/>
        </w:rPr>
        <w:fldChar w:fldCharType="end"/>
      </w:r>
    </w:p>
    <w:p w:rsidRPr="00070CEE" w:rsidR="00EE5671" w:rsidP="00FF324A" w:rsidRDefault="00EE5671" w14:paraId="251B5CB3" w14:textId="24B4C13A">
      <w:pPr>
        <w:pStyle w:val="ListParagraph"/>
        <w:numPr>
          <w:ilvl w:val="0"/>
          <w:numId w:val="30"/>
        </w:numPr>
        <w:rPr>
          <w:highlight w:val="yellow"/>
        </w:rPr>
      </w:pPr>
      <w:r>
        <w:t>T</w:t>
      </w:r>
      <w:r w:rsidR="001F4DA2">
        <w:t>he first</w:t>
      </w:r>
      <w:r>
        <w:t xml:space="preserve"> </w:t>
      </w:r>
      <w:r w:rsidR="001F4DA2">
        <w:t>limitation is that the number of memory cells is linked to</w:t>
      </w:r>
      <w:r>
        <w:t xml:space="preserve"> </w:t>
      </w:r>
      <w:r w:rsidR="001F4DA2">
        <w:t>the size of the recurrent weight matrices. An LSTM with</w:t>
      </w:r>
      <w:r>
        <w:t xml:space="preserve"> </w:t>
      </w:r>
      <w:r w:rsidR="001F4DA2">
        <w:t>N</w:t>
      </w:r>
      <w:r w:rsidRPr="06F02D75" w:rsidR="001F4DA2">
        <w:rPr>
          <w:vertAlign w:val="subscript"/>
        </w:rPr>
        <w:t>h</w:t>
      </w:r>
      <w:r w:rsidR="001F4DA2">
        <w:t xml:space="preserve"> memory cells requires a recurrent weight matrix with</w:t>
      </w:r>
      <w:r>
        <w:t xml:space="preserve"> </w:t>
      </w:r>
      <w:proofErr w:type="gramStart"/>
      <w:r w:rsidR="001F4DA2">
        <w:t>O(</w:t>
      </w:r>
      <w:proofErr w:type="gramEnd"/>
      <w:r w:rsidR="001F4DA2">
        <w:t>N</w:t>
      </w:r>
      <w:r w:rsidRPr="06F02D75" w:rsidR="00575188">
        <w:rPr>
          <w:vertAlign w:val="subscript"/>
        </w:rPr>
        <w:t>h</w:t>
      </w:r>
      <w:r w:rsidRPr="06F02D75" w:rsidR="001F4DA2">
        <w:rPr>
          <w:vertAlign w:val="superscript"/>
        </w:rPr>
        <w:t>2</w:t>
      </w:r>
      <w:r>
        <w:t xml:space="preserve"> </w:t>
      </w:r>
      <w:r w:rsidR="001F4DA2">
        <w:t xml:space="preserve">) weights. </w:t>
      </w:r>
    </w:p>
    <w:p w:rsidRPr="00070CEE" w:rsidR="001F4DA2" w:rsidP="00C75CFC" w:rsidRDefault="001F4DA2" w14:paraId="71E1B265" w14:textId="4CF8B960">
      <w:pPr>
        <w:pStyle w:val="ListParagraph"/>
        <w:numPr>
          <w:ilvl w:val="0"/>
          <w:numId w:val="30"/>
        </w:numPr>
        <w:rPr>
          <w:highlight w:val="yellow"/>
        </w:rPr>
      </w:pPr>
      <w:r>
        <w:t>The second limitation is that LSTM is</w:t>
      </w:r>
      <w:r w:rsidR="00EE5671">
        <w:t xml:space="preserve"> </w:t>
      </w:r>
      <w:r>
        <w:t>a poor candidate for learning to represent common data</w:t>
      </w:r>
      <w:r w:rsidR="00EE5671">
        <w:t xml:space="preserve"> </w:t>
      </w:r>
      <w:r>
        <w:t>structures like arrays because it lacks a mechanism to index its memory while writing and reading.</w:t>
      </w:r>
    </w:p>
    <w:p w:rsidRPr="00070CEE" w:rsidR="00850872" w:rsidP="06F02D75" w:rsidRDefault="003225F6" w14:paraId="061C62F5" w14:textId="306A1664">
      <w:r w:rsidRPr="06F02D75">
        <w:rPr>
          <w:b/>
          <w:bCs/>
        </w:rPr>
        <w:t>About training RNN/LSTM</w:t>
      </w:r>
      <w:r>
        <w:t>:</w:t>
      </w:r>
      <w:r w:rsidR="00B205B9">
        <w:t xml:space="preserve"> </w:t>
      </w:r>
      <w:r w:rsidRPr="06F02D75">
        <w:rPr>
          <w:highlight w:val="yellow"/>
        </w:rPr>
        <w:fldChar w:fldCharType="begin" w:fldLock="1"/>
      </w:r>
      <w:r w:rsidRPr="06F02D75">
        <w:rPr>
          <w:highlight w:val="yellow"/>
        </w:rPr>
        <w:instrText>ADDIN CSL_CITATION {"citationItems":[{"id":"ITEM-1","itemData":{"URL":"https://towardsdatascience.com/the-fall-of-rnn-lstm-2d1594c74ce0","abstract":"We fell for Recurrent neural networks (RNN), Long-short term memory (LSTM), and all their variants. Now it is time to drop them!","accessed":{"date-parts":[["2020","7","16"]]},"author":[{"dropping-particle":"","family":"Eugenio Culurciello","given":"","non-dropping-particle":"","parse-names":false,"suffix":""}],"container-title":"Towards data science","id":"ITEM-1","issued":{"date-parts":[["2018","4","13"]]},"title":"The fall of RNN / LSTM","type":"webpage"},"uris":["http://www.mendeley.com/documents/?uuid=ba5cdeca-0f35-36b3-950c-88803daaf5af"]}],"mendeley":{"formattedCitation":"(Eugenio Culurciello 2018)","plainTextFormattedCitation":"(Eugenio Culurciello 2018)","previouslyFormattedCitation":"(Eugenio Culurciello 2018)"},"properties":{"noteIndex":0},"schema":"https://github.com/citation-style-language/schema/raw/master/csl-citation.json"}</w:instrText>
      </w:r>
      <w:r w:rsidRPr="06F02D75">
        <w:rPr>
          <w:highlight w:val="yellow"/>
        </w:rPr>
        <w:fldChar w:fldCharType="separate"/>
      </w:r>
      <w:r w:rsidRPr="06F02D75" w:rsidR="001964D2">
        <w:rPr>
          <w:noProof/>
          <w:highlight w:val="yellow"/>
        </w:rPr>
        <w:t>(Eugenio Culurciello 2018)</w:t>
      </w:r>
      <w:r w:rsidRPr="06F02D75">
        <w:rPr>
          <w:highlight w:val="yellow"/>
        </w:rPr>
        <w:fldChar w:fldCharType="end"/>
      </w:r>
      <w:r>
        <w:t xml:space="preserve"> RNN and LSTM are difficult to train because they require memory-bandwidth-bound computation, which is the worst nightmare for hardware designer and ultimately limits the applicability of neural networks solutions. </w:t>
      </w:r>
    </w:p>
    <w:p w:rsidRPr="00070CEE" w:rsidR="00850872" w:rsidP="00850872" w:rsidRDefault="003225F6" w14:paraId="01BB2BC5" w14:textId="77777777">
      <w:pPr>
        <w:pStyle w:val="ListParagraph"/>
        <w:numPr>
          <w:ilvl w:val="0"/>
          <w:numId w:val="30"/>
        </w:numPr>
        <w:rPr>
          <w:highlight w:val="yellow"/>
        </w:rPr>
      </w:pPr>
      <w:r>
        <w:t xml:space="preserve">In short, LSTM require 4 linear </w:t>
      </w:r>
      <w:proofErr w:type="gramStart"/>
      <w:r>
        <w:t>layer</w:t>
      </w:r>
      <w:proofErr w:type="gramEnd"/>
      <w:r>
        <w:t xml:space="preserve"> (MLP layer) per cell to run at and for each sequence time-step. Linear layers require large amounts of memory bandwidth to be computed, in fact they cannot use many compute </w:t>
      </w:r>
      <w:proofErr w:type="gramStart"/>
      <w:r>
        <w:t>unit</w:t>
      </w:r>
      <w:proofErr w:type="gramEnd"/>
      <w:r>
        <w:t xml:space="preserve"> often because the system has not enough memory bandwidth to feed the computational units. And it is easy to add more computational units, but hard to add more memory bandwidth (note enough lines on a chip, long wires from processors to memory, etc). </w:t>
      </w:r>
    </w:p>
    <w:p w:rsidRPr="00070CEE" w:rsidR="00D60B7D" w:rsidP="06F02D75" w:rsidRDefault="00850872" w14:paraId="19BA5F93" w14:textId="5B1A696D">
      <w:r>
        <w:t xml:space="preserve">→ </w:t>
      </w:r>
      <w:r w:rsidR="003225F6">
        <w:t>As a result, RNN/LSTM and variants are not a good match for hardware acceleration</w:t>
      </w:r>
      <w:r w:rsidR="00ED2AC4">
        <w:t>.</w:t>
      </w:r>
    </w:p>
    <w:p w:rsidRPr="00070CEE" w:rsidR="008B268E" w:rsidP="06F02D75" w:rsidRDefault="008B268E" w14:paraId="3690A2B9" w14:textId="77777777"/>
    <w:p w:rsidRPr="00070CEE" w:rsidR="008B268E" w:rsidP="06F02D75" w:rsidRDefault="008B268E" w14:paraId="44E1075E" w14:textId="1B49FD49">
      <w:r>
        <w:t>According to the website geeksforgeeks.org, LSTMs have a few drawbacks which are discussed as below:</w:t>
      </w:r>
    </w:p>
    <w:p w:rsidRPr="00070CEE" w:rsidR="008B268E" w:rsidP="008B268E" w:rsidRDefault="008B268E" w14:paraId="63017112" w14:textId="77777777">
      <w:pPr>
        <w:pStyle w:val="ListParagraph"/>
        <w:numPr>
          <w:ilvl w:val="0"/>
          <w:numId w:val="30"/>
        </w:numPr>
        <w:rPr>
          <w:highlight w:val="yellow"/>
        </w:rPr>
      </w:pPr>
      <w:r>
        <w:t xml:space="preserve">LSTMs became popular because they could solve the problem of vanishing gradients. But it turns out, they fail to remove it completely. The problem lies in the fact that the data still </w:t>
      </w:r>
      <w:proofErr w:type="gramStart"/>
      <w:r>
        <w:t>has to</w:t>
      </w:r>
      <w:proofErr w:type="gramEnd"/>
      <w:r>
        <w:t xml:space="preserve"> move from cell to cell for its evaluation. Moreover, the cell has become quite complex now with the additional features (such as forget gates) being brought into the picture.</w:t>
      </w:r>
    </w:p>
    <w:p w:rsidRPr="00070CEE" w:rsidR="008B268E" w:rsidP="008B268E" w:rsidRDefault="008B268E" w14:paraId="495BBB78" w14:textId="77777777">
      <w:pPr>
        <w:pStyle w:val="ListParagraph"/>
        <w:numPr>
          <w:ilvl w:val="0"/>
          <w:numId w:val="30"/>
        </w:numPr>
        <w:rPr>
          <w:highlight w:val="yellow"/>
        </w:rPr>
      </w:pPr>
      <w:r>
        <w:t>They require a lot of resources and time to get trained and become ready for real-world applications. In technical terms, they need high memory-bandwidth because of linear layers present in each cell which the system usually fails to provide for. Thus, hardware-wise, LSTMs become quite inefficient.</w:t>
      </w:r>
    </w:p>
    <w:p w:rsidRPr="00070CEE" w:rsidR="008B268E" w:rsidP="008B268E" w:rsidRDefault="008B268E" w14:paraId="5F33D511" w14:textId="77777777">
      <w:pPr>
        <w:pStyle w:val="ListParagraph"/>
        <w:numPr>
          <w:ilvl w:val="0"/>
          <w:numId w:val="30"/>
        </w:numPr>
        <w:rPr>
          <w:highlight w:val="yellow"/>
        </w:rPr>
      </w:pPr>
      <w:r>
        <w:lastRenderedPageBreak/>
        <w:t>With the rise of data mining, developers are looking for a model that can remember past information for a longer time than LSTMs. The source of inspiration for such kind of model is the human habit of dividing a given piece of information into small parts for easy remembrance.</w:t>
      </w:r>
    </w:p>
    <w:p w:rsidRPr="00070CEE" w:rsidR="008B268E" w:rsidP="008B268E" w:rsidRDefault="008B268E" w14:paraId="6281CB49" w14:textId="77777777">
      <w:pPr>
        <w:pStyle w:val="ListParagraph"/>
        <w:numPr>
          <w:ilvl w:val="0"/>
          <w:numId w:val="30"/>
        </w:numPr>
        <w:rPr>
          <w:highlight w:val="yellow"/>
        </w:rPr>
      </w:pPr>
      <w:r>
        <w:t xml:space="preserve">LSTMs get affected by different random weight initializations and hence behave quite </w:t>
      </w:r>
      <w:proofErr w:type="gramStart"/>
      <w:r>
        <w:t>similar to</w:t>
      </w:r>
      <w:proofErr w:type="gramEnd"/>
      <w:r>
        <w:t xml:space="preserve"> that of a feed-forward neural net. They prefer small weight initializations instead.</w:t>
      </w:r>
    </w:p>
    <w:p w:rsidRPr="00070CEE" w:rsidR="00ED2AC4" w:rsidP="008B268E" w:rsidRDefault="008B268E" w14:paraId="2A61FE42" w14:textId="28608EC1">
      <w:pPr>
        <w:pStyle w:val="ListParagraph"/>
        <w:numPr>
          <w:ilvl w:val="0"/>
          <w:numId w:val="30"/>
        </w:numPr>
        <w:rPr>
          <w:highlight w:val="yellow"/>
        </w:rPr>
      </w:pPr>
      <w:r>
        <w:t>LSTMs are prone to overfitting and it is difficult to apply the dropout algorithm to curb this issue. Dropout is a regularization method where input and recurrent connections to LSTM units are probabilistically excluded from activation and weight updates while training a network.</w:t>
      </w:r>
    </w:p>
    <w:p w:rsidR="007872CD" w:rsidP="06F02D75" w:rsidRDefault="007872CD" w14:paraId="30F84657" w14:textId="77777777"/>
    <w:p w:rsidRPr="006F01B0" w:rsidR="00C06B68" w:rsidP="06F02D75" w:rsidRDefault="00C64020" w14:paraId="67C77FC2" w14:textId="7618D034">
      <w:r>
        <w:t xml:space="preserve">Kewei Chen et al claimed that </w:t>
      </w:r>
      <w:r w:rsidR="00064170">
        <w:t xml:space="preserve">it is quite difficult for CPUs and GPUs to offer sufficient parallelism for the sequential components of LSTM model. </w:t>
      </w:r>
      <w:r w:rsidRPr="06F02D75">
        <w:rPr>
          <w:highlight w:val="yellow"/>
        </w:rPr>
        <w:fldChar w:fldCharType="begin" w:fldLock="1"/>
      </w:r>
      <w:r w:rsidRPr="06F02D75">
        <w:rPr>
          <w:highlight w:val="yellow"/>
        </w:rPr>
        <w:instrText>ADDIN CSL_CITATION {"citationItems":[{"id":"ITEM-1","itemData":{"DOI":"10.1109/ICIP.2018.8451053","ISBN":"9781479970612","ISSN":"15224880","abstract":"Neural network has been one of the most useful techniques in the area of image analysis and speech recognition in recent years. Long Short-Term Memory (LSTM), a popular type of recurrent neural networks (RNNs), has widely been implemented on CPUs and GPUs. However, software implementation cannot offer large parallelism for the complicated computation of LSTM, and most of the LSTM hardware implementations proposed yet are intensive and non-configurable. In order to accelerate the computation and reduce the resources consumption, in this work, we present a compact and configurable LSTM neural network hardware architecture. To meet the requirements of different networks, we set a wide array of hardware parameters that can be configured to balance area, power and performance. And we adopt the second-order polynomial to approximate the activation functions in LSTM, which balances the computational accuracy and resource utilization, Implemented on XCZU6EG FPGA running at 238 MHz, our work has a performance of 7.64 GOP/s. Compared to the implementation on Intel Xeon E5-2620 CPU at 2.10 GHz, our parallel hardware architecture achieves 90\\times speedup for a small network and 25 x speed-up for a large one. The total consumption of resources is 77% less than the state-of-the-art works', which implies the compactness of our work.","author":[{"dropping-particle":"","family":"Chen","given":"Kewei","non-dropping-particle":"","parse-names":false,"suffix":""},{"dropping-particle":"","family":"Huang","given":"Leilei","non-dropping-particle":"","parse-names":false,"suffix":""},{"dropping-particle":"","family":"Li","given":"Minjiang","non-dropping-particle":"","parse-names":false,"suffix":""},{"dropping-particle":"","family":"Zeng","given":"Xiaoyang","non-dropping-particle":"","parse-names":false,"suffix":""},{"dropping-particle":"","family":"Fan","given":"Yibo","non-dropping-particle":"","parse-names":false,"suffix":""}],"container-title":"Proceedings - International Conference on Image Processing, ICIP","id":"ITEM-1","issued":{"date-parts":[["2018","8","29"]]},"page":"4168-4172","publisher":"IEEE Computer Society","title":"A Compact and Configurable Long Short-Term Memory Neural Network Hardware Architecture","type":"paper-conference"},"uris":["http://www.mendeley.com/documents/?uuid=9d100219-3431-3aab-b06c-3bcf632fc103"]}],"mendeley":{"formattedCitation":"(Chen et al. 2018)","plainTextFormattedCitation":"(Chen et al. 2018)"},"properties":{"noteIndex":0},"schema":"https://github.com/citation-style-language/schema/raw/master/csl-citation.json"}</w:instrText>
      </w:r>
      <w:r w:rsidRPr="06F02D75">
        <w:rPr>
          <w:highlight w:val="yellow"/>
        </w:rPr>
        <w:fldChar w:fldCharType="separate"/>
      </w:r>
      <w:r w:rsidRPr="06F02D75" w:rsidR="00064170">
        <w:rPr>
          <w:noProof/>
          <w:highlight w:val="yellow"/>
        </w:rPr>
        <w:t>(Chen et al. 2018)</w:t>
      </w:r>
      <w:r w:rsidRPr="06F02D75">
        <w:rPr>
          <w:highlight w:val="yellow"/>
        </w:rPr>
        <w:fldChar w:fldCharType="end"/>
      </w:r>
      <w:r w:rsidR="00064170">
        <w:t xml:space="preserve"> Taking account of computational efficiency, a special hardware architecture is necessary to implement LSTM in embedded systems. Most of the proposed LSTM hardware architectures are non-configurable, which implies they cannot support networks of </w:t>
      </w:r>
      <w:proofErr w:type="gramStart"/>
      <w:r w:rsidR="00064170">
        <w:t>different sizes</w:t>
      </w:r>
      <w:proofErr w:type="gramEnd"/>
      <w:r w:rsidR="00064170">
        <w:t xml:space="preserve"> and precision. Moreover, their resources consumption is too large for the requirement of the cost-sensitive Internet of Things (IoT).</w:t>
      </w:r>
    </w:p>
    <w:p w:rsidRPr="006F01B0" w:rsidR="00A75373" w:rsidP="00070CEE" w:rsidRDefault="00A75373" w14:paraId="1DAFD0F3" w14:textId="0E4E6D72">
      <w:pPr>
        <w:pStyle w:val="Heading3"/>
        <w:rPr>
          <w:highlight w:val="yellow"/>
        </w:rPr>
      </w:pPr>
      <w:r>
        <w:t>What are its alternatives?</w:t>
      </w:r>
    </w:p>
    <w:p w:rsidRPr="006F01B0" w:rsidR="00A75373" w:rsidP="00A75373" w:rsidRDefault="004E40B6" w14:paraId="5A5432C7" w14:textId="351F9A12">
      <w:pPr>
        <w:pStyle w:val="Heading4"/>
        <w:rPr>
          <w:highlight w:val="yellow"/>
        </w:rPr>
      </w:pPr>
      <w:r>
        <w:t>Graph Neural Networks (</w:t>
      </w:r>
      <w:r w:rsidR="00A75373">
        <w:t>GNN</w:t>
      </w:r>
      <w:r>
        <w:t>)</w:t>
      </w:r>
    </w:p>
    <w:p w:rsidRPr="006F01B0" w:rsidR="005E024A" w:rsidP="005E024A" w:rsidRDefault="00020790" w14:paraId="3333AA1A" w14:textId="64D443C8">
      <w:pPr>
        <w:rPr>
          <w:highlight w:val="yellow"/>
        </w:rPr>
      </w:pPr>
      <w:r w:rsidR="00020790">
        <w:drawing>
          <wp:inline wp14:editId="1E5163A7" wp14:anchorId="3CD1C1A3">
            <wp:extent cx="3264877" cy="1664180"/>
            <wp:effectExtent l="0" t="0" r="0" b="0"/>
            <wp:docPr id="1723042246" name="Picture 9" title=""/>
            <wp:cNvGraphicFramePr>
              <a:graphicFrameLocks noChangeAspect="1"/>
            </wp:cNvGraphicFramePr>
            <a:graphic>
              <a:graphicData uri="http://schemas.openxmlformats.org/drawingml/2006/picture">
                <pic:pic>
                  <pic:nvPicPr>
                    <pic:cNvPr id="0" name="Picture 9"/>
                    <pic:cNvPicPr/>
                  </pic:nvPicPr>
                  <pic:blipFill>
                    <a:blip r:embed="R5a74e2c469814b9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264877" cy="1664180"/>
                    </a:xfrm>
                    <a:prstGeom prst="rect">
                      <a:avLst/>
                    </a:prstGeom>
                  </pic:spPr>
                </pic:pic>
              </a:graphicData>
            </a:graphic>
          </wp:inline>
        </w:drawing>
      </w:r>
    </w:p>
    <w:p w:rsidRPr="006F01B0" w:rsidR="00020790" w:rsidP="06F02D75" w:rsidRDefault="004E40B6" w14:paraId="3E392959" w14:textId="78F48C6C">
      <w:r>
        <w:t xml:space="preserve">The first motivation of GNNs roots in convolutional neural networks (CNNs). </w:t>
      </w:r>
      <w:r w:rsidR="00224D9C">
        <w:t>CNNs can only operate on regular Euclidean data like images (2D grid) and text (1D sequence) while these data structures can be regarded as instances of graphs. Therefore, it is straightforward to think of finding the generalization of CNNs to graphs. As shown in Fig. 1, it is hard to define localized convolutional filters and pooling operators, which hinders the transformation of CNN from Euclidean domain to non-Euclidean domain.</w:t>
      </w:r>
    </w:p>
    <w:p w:rsidR="00C0439C" w:rsidP="004E40B6" w:rsidRDefault="00C0439C" w14:paraId="58BBF99A" w14:textId="3FBF2D87"/>
    <w:p w:rsidRPr="00102451" w:rsidR="00C0439C" w:rsidP="004E40B6" w:rsidRDefault="00C0439C" w14:paraId="187E963D" w14:textId="38321C32">
      <w:pPr>
        <w:rPr>
          <w:b/>
          <w:bCs/>
        </w:rPr>
      </w:pPr>
      <w:r w:rsidRPr="00102451">
        <w:rPr>
          <w:b/>
          <w:bCs/>
        </w:rPr>
        <w:t xml:space="preserve">→ GNN </w:t>
      </w:r>
      <w:r w:rsidRPr="00102451" w:rsidR="00B90D92">
        <w:rPr>
          <w:b/>
          <w:bCs/>
        </w:rPr>
        <w:t>is suitable for graph data</w:t>
      </w:r>
      <w:r w:rsidRPr="00102451" w:rsidR="00B80BA0">
        <w:rPr>
          <w:b/>
          <w:bCs/>
        </w:rPr>
        <w:t xml:space="preserve">. But </w:t>
      </w:r>
      <w:r w:rsidRPr="00102451" w:rsidR="00C71C50">
        <w:rPr>
          <w:b/>
          <w:bCs/>
        </w:rPr>
        <w:t xml:space="preserve">the dataset for VTP are the coordinates of vehicle and other numerical </w:t>
      </w:r>
      <w:r w:rsidRPr="00102451" w:rsidR="006F01B0">
        <w:rPr>
          <w:b/>
          <w:bCs/>
        </w:rPr>
        <w:t>data.</w:t>
      </w:r>
    </w:p>
    <w:p w:rsidRPr="00102451" w:rsidR="006F01B0" w:rsidP="004E40B6" w:rsidRDefault="006F01B0" w14:paraId="7570819A" w14:textId="63218071">
      <w:pPr>
        <w:rPr>
          <w:b/>
          <w:bCs/>
        </w:rPr>
      </w:pPr>
      <w:r w:rsidRPr="00102451">
        <w:rPr>
          <w:b/>
          <w:bCs/>
        </w:rPr>
        <w:t>→ GNN is better for trajectory extraction than trajectory prediction</w:t>
      </w:r>
    </w:p>
    <w:p w:rsidRPr="007253FC" w:rsidR="00F166E9" w:rsidP="00F166E9" w:rsidRDefault="00912D91" w14:paraId="07B34CFF" w14:textId="34DE7D87">
      <w:pPr>
        <w:pStyle w:val="Heading4"/>
        <w:rPr>
          <w:highlight w:val="yellow"/>
        </w:rPr>
      </w:pPr>
      <w:r>
        <w:t>Recurrent Networks of Rectified Linear Units</w:t>
      </w:r>
      <w:r w:rsidR="00F166E9">
        <w:t xml:space="preserve"> </w:t>
      </w:r>
      <w:r w:rsidRPr="06F02D75">
        <w:rPr>
          <w:highlight w:val="yellow"/>
        </w:rPr>
        <w:fldChar w:fldCharType="begin" w:fldLock="1"/>
      </w:r>
      <w:r w:rsidRPr="06F02D75">
        <w:rPr>
          <w:highlight w:val="yellow"/>
        </w:rPr>
        <w:instrText>ADDIN CSL_CITATION {"citationItems":[{"id":"ITEM-1","itemData":{"abstract":"Learning long term dependencies in recurrent networks is difficult due to vanishing and exploding gradients. To overcome this difficulty, researchers have developed sophisticated optimization techniques and network architectures. In this paper, we propose a simpler solution that use recurrent neural networks composed of rectified linear units. Key to our solution is the use of the identity matrix or its scaled version to initialize the recurrent weight matrix. We find that our solution is comparable to LSTM on our four benchmarks: two toy problems involving long-range temporal structures, a large language modeling problem and a benchmark speech recognition problem.","author":[{"dropping-particle":"V.","family":"Le","given":"Quoc","non-dropping-particle":"","parse-names":false,"suffix":""},{"dropping-particle":"","family":"Jaitly","given":"Navdeep","non-dropping-particle":"","parse-names":false,"suffix":""},{"dropping-particle":"","family":"Hinton","given":"Geoffrey E.","non-dropping-particle":"","parse-names":false,"suffix":""}],"id":"ITEM-1","issued":{"date-parts":[["2015","4","3"]]},"title":"A Simple Way to Initialize Recurrent Networks of Rectified Linear Units","type":"article-journal"},"uris":["http://www.mendeley.com/documents/?uuid=6a13119e-c29a-3ff3-8381-4512ce80d382"]}],"mendeley":{"formattedCitation":"(Le, Jaitly, and Hinton 2015)","plainTextFormattedCitation":"(Le, Jaitly, and Hinton 2015)","previouslyFormattedCitation":"(Le, Jaitly, and Hinton 2015)"},"properties":{"noteIndex":0},"schema":"https://github.com/citation-style-language/schema/raw/master/csl-citation.json"}</w:instrText>
      </w:r>
      <w:r w:rsidRPr="06F02D75">
        <w:rPr>
          <w:highlight w:val="yellow"/>
        </w:rPr>
        <w:fldChar w:fldCharType="separate"/>
      </w:r>
      <w:r w:rsidRPr="06F02D75" w:rsidR="0009623D">
        <w:rPr>
          <w:i w:val="0"/>
          <w:iCs w:val="0"/>
          <w:noProof/>
          <w:highlight w:val="yellow"/>
        </w:rPr>
        <w:t>(Le, Jaitly, and Hinton 2015)</w:t>
      </w:r>
      <w:r w:rsidRPr="06F02D75">
        <w:rPr>
          <w:highlight w:val="yellow"/>
        </w:rPr>
        <w:fldChar w:fldCharType="end"/>
      </w:r>
    </w:p>
    <w:p w:rsidRPr="007253FC" w:rsidR="00F166E9" w:rsidP="06F02D75" w:rsidRDefault="00F166E9" w14:paraId="786AFF18" w14:textId="6D3EF3B1">
      <w:r>
        <w:t>Recent research on deep feed</w:t>
      </w:r>
      <w:r w:rsidR="00FB2496">
        <w:t>-</w:t>
      </w:r>
      <w:r>
        <w:t xml:space="preserve">forward networks has also produced some impressive results [19, 3] and there is now a consensus that for deep networks, rectified linear units (ReLUs) are easier to train than the logistic or tanh units that were used for many years [27, 40]. At first sight, ReLUs seem inappropriate for RNNs because they can have </w:t>
      </w:r>
      <w:proofErr w:type="gramStart"/>
      <w:r>
        <w:t>very large</w:t>
      </w:r>
      <w:proofErr w:type="gramEnd"/>
      <w:r>
        <w:t xml:space="preserve"> outputs so they might be expected to be far more likely to explode than units that have bounded values. A second aim of this paper is to explore whether ReLUs can be made to work well in RNNs and whether the ease of optimizing them in feed</w:t>
      </w:r>
      <w:r w:rsidR="00FB2496">
        <w:t>-</w:t>
      </w:r>
      <w:r>
        <w:t>forward nets transfers to RNNs.</w:t>
      </w:r>
    </w:p>
    <w:p w:rsidRPr="007253FC" w:rsidR="00E701F8" w:rsidP="00E701F8" w:rsidRDefault="00E90EA4" w14:paraId="3943A588" w14:textId="4077C3C2">
      <w:pPr>
        <w:pStyle w:val="Heading4"/>
        <w:rPr>
          <w:highlight w:val="yellow"/>
        </w:rPr>
      </w:pPr>
      <w:r>
        <w:lastRenderedPageBreak/>
        <w:t>Independently Recurrent Neural Network (IndRNN)</w:t>
      </w:r>
      <w:r w:rsidR="003C5B56">
        <w:t xml:space="preserve"> </w:t>
      </w:r>
      <w:r w:rsidRPr="06F02D75">
        <w:rPr>
          <w:highlight w:val="yellow"/>
        </w:rPr>
        <w:fldChar w:fldCharType="begin" w:fldLock="1"/>
      </w:r>
      <w:r w:rsidRPr="06F02D75">
        <w:rPr>
          <w:highlight w:val="yellow"/>
        </w:rPr>
        <w:instrText>ADDIN CSL_CITATION {"citationItems":[{"id":"ITEM-1","itemData":{"abstract":"Recurrent neural networks (RNNs) have been widely used for processing sequential data. However, RNNs are commonly difficult to train due to the well-known gradient vanishing and exploding problems and hard to learn long-term patterns. Long short-term memory (LSTM) and gated recurrent unit (GRU) were developed to address these problems, but the use of hyperbolic tangent and the sigmoid action functions results in gradient decay over layers. Consequently, construction of an efficiently trainable deep network is challenging. In addition, all the neurons in an RNN layer are entangled together and their behaviour is hard to interpret. To address these problems, a new type of RNN, referred to as independently recurrent neural network (IndRNN), is proposed in this paper, where neurons in the same layer are independent of each other and they are connected across layers. We have shown that an IndRNN can be easily regulated to prevent the gradient exploding and vanishing problems while allowing the network to learn long-term dependencies. Moreover, an IndRNN can work with non-saturated activation functions such as relu (rectified linear unit) and be still trained robustly. Multiple IndRNNs can be stacked to construct a network that is deeper than the existing RNNs. Experimental results have shown that the proposed IndRNN is able to process very long sequences (over 5000 time steps), can be used to construct very deep networks (21 layers used in the experiment) and still be trained robustly. Better performances have been achieved on various tasks by using IndRNNs compared with the traditional RNN and LSTM. The code is available at https://github.com/Sunnydreamrain/IndRNN_Theano_Lasagne.","author":[{"dropping-particle":"","family":"Li","given":"Shuai","non-dropping-particle":"","parse-names":false,"suffix":""},{"dropping-particle":"","family":"Li","given":"Wanqing","non-dropping-particle":"","parse-names":false,"suffix":""},{"dropping-particle":"","family":"Cook","given":"Chris","non-dropping-particle":"","parse-names":false,"suffix":""},{"dropping-particle":"","family":"Zhu","given":"Ce","non-dropping-particle":"","parse-names":false,"suffix":""},{"dropping-particle":"","family":"Gao","given":"Yanbo","non-dropping-particle":"","parse-names":false,"suffix":""}],"container-title":"Proceedings of the IEEE Computer Society Conference on Computer Vision and Pattern Recognition","id":"ITEM-1","issued":{"date-parts":[["2018","3","13"]]},"page":"5457-5466","publisher":"IEEE Computer Society","title":"Independently Recurrent Neural Network (IndRNN): Building A Longer and Deeper RNN","type":"article-journal"},"uris":["http://www.mendeley.com/documents/?uuid=af607e67-f97a-3460-bf6d-0a6eb42b6d04"]}],"mendeley":{"formattedCitation":"(Li et al. 2018)","plainTextFormattedCitation":"(Li et al. 2018)","previouslyFormattedCitation":"(Li et al. 2018)"},"properties":{"noteIndex":0},"schema":"https://github.com/citation-style-language/schema/raw/master/csl-citation.json"}</w:instrText>
      </w:r>
      <w:r w:rsidRPr="06F02D75">
        <w:rPr>
          <w:highlight w:val="yellow"/>
        </w:rPr>
        <w:fldChar w:fldCharType="separate"/>
      </w:r>
      <w:r w:rsidRPr="06F02D75" w:rsidR="003C5B56">
        <w:rPr>
          <w:i w:val="0"/>
          <w:iCs w:val="0"/>
          <w:noProof/>
          <w:highlight w:val="yellow"/>
        </w:rPr>
        <w:t>(Li et al. 2018)</w:t>
      </w:r>
      <w:r w:rsidRPr="06F02D75">
        <w:rPr>
          <w:highlight w:val="yellow"/>
        </w:rPr>
        <w:fldChar w:fldCharType="end"/>
      </w:r>
    </w:p>
    <w:p w:rsidRPr="00E701F8" w:rsidR="00E701F8" w:rsidP="00E701F8" w:rsidRDefault="00E701F8" w14:paraId="33DBC10C" w14:textId="3673DE92">
      <w:r>
        <w:t>Recurrent neural networks (RNNs) have been widely used for processing sequential data. However, RNNs are commonly difficult to train due to the well-known gradient vanishing and exploding problems and hard to learn long-term patterns. Long short-term memory (LSTM) and gated recurrent unit (GRU) were developed to address these problems, but the use of hyperbolic tangent and the sigmoid action functions results in gradient decay over layers. Consequently, construction of an efficiently trainable deep network is challenging. In addition, all the neurons in an RNN layer are entangled together and their behaviour is hard to interpret. To address these problems, a new type of RNN, referred to as independently recurrent neural network (IndRNN), is proposed in this paper, where neurons in the same layer are independent of each other and they are connected across layers. We have shown that an IndRNN can be easily regulated to prevent the gradient exploding and vanishing problems while allowing the network to learn long-term dependencies. Moreover, an IndRNN can work with non-saturated activation functions such as relu (rectified linear unit) and be still trained robustly. Multiple IndRNNs can be stacked to construct a network that is deeper than the existing RNNs. Experimental results have shown that the proposed IndRNN is able to process very long sequences (over 5000 time steps), can be used to construct very deep networks (21 layers used in the experiment) and still be trained robustly. Better performances have been achieved on various tasks by using IndRNNs compared with the traditional RNN and LSTM.</w:t>
      </w:r>
    </w:p>
    <w:p w:rsidR="00B25241" w:rsidP="00B25241" w:rsidRDefault="00B25241" w14:paraId="2CB236BB" w14:textId="05913B53">
      <w:pPr>
        <w:pStyle w:val="Heading4"/>
      </w:pPr>
      <w:r>
        <w:t>Temporal convolutional network (TCN)</w:t>
      </w:r>
    </w:p>
    <w:p w:rsidRPr="007D674A" w:rsidR="007D674A" w:rsidP="007D674A" w:rsidRDefault="007D674A" w14:paraId="61509611" w14:textId="1EC73FC6">
      <w:pPr>
        <w:pStyle w:val="Heading4"/>
      </w:pPr>
      <w:r w:rsidRPr="007D674A">
        <w:t>Associative Long Short-Term Memory</w:t>
      </w:r>
    </w:p>
    <w:p w:rsidRPr="00691952" w:rsidR="00691952" w:rsidP="00691952" w:rsidRDefault="00691952" w14:paraId="3E1D8FCE" w14:textId="77777777"/>
    <w:p w:rsidRPr="009E26CC" w:rsidR="00F170A3" w:rsidP="00F170A3" w:rsidRDefault="006C35C7" w14:paraId="2F80DF36" w14:textId="7F194763">
      <w:pPr>
        <w:pStyle w:val="Heading1"/>
        <w:rPr>
          <w:highlight w:val="yellow"/>
        </w:rPr>
      </w:pPr>
      <w:r w:rsidRPr="149E60B3">
        <w:rPr>
          <w:rPrChange w:author="Zhang, Jack (Yunpeng)" w:date="2020-07-28T01:35:00Z" w:id="53">
            <w:rPr>
              <w:highlight w:val="yellow"/>
            </w:rPr>
          </w:rPrChange>
        </w:rPr>
        <w:t>solutions</w:t>
      </w:r>
    </w:p>
    <w:p w:rsidRPr="009E26CC" w:rsidR="007C3AD1" w:rsidP="007C3AD1" w:rsidRDefault="007C3AD1" w14:paraId="5CB43A48" w14:textId="77777777">
      <w:pPr>
        <w:pStyle w:val="ListParagraph"/>
        <w:numPr>
          <w:ilvl w:val="0"/>
          <w:numId w:val="20"/>
        </w:numPr>
        <w:rPr>
          <w:highlight w:val="yellow"/>
        </w:rPr>
      </w:pPr>
      <w:r w:rsidRPr="149E60B3">
        <w:rPr>
          <w:rPrChange w:author="Zhang, Jack (Yunpeng)" w:date="2020-07-28T01:35:00Z" w:id="54">
            <w:rPr>
              <w:highlight w:val="yellow"/>
            </w:rPr>
          </w:rPrChange>
        </w:rPr>
        <w:t>While previous studies for VTP used LTSM algorithms, we propose to use IndRNN, which is superior to the traditional RNN and LTSM</w:t>
      </w:r>
    </w:p>
    <w:p w:rsidRPr="009E26CC" w:rsidR="007C3AD1" w:rsidP="007C3AD1" w:rsidRDefault="007C3AD1" w14:paraId="092CCA15" w14:textId="77777777">
      <w:pPr>
        <w:pStyle w:val="ListParagraph"/>
        <w:numPr>
          <w:ilvl w:val="0"/>
          <w:numId w:val="20"/>
        </w:numPr>
        <w:rPr>
          <w:highlight w:val="yellow"/>
        </w:rPr>
      </w:pPr>
      <w:r w:rsidRPr="149E60B3">
        <w:rPr>
          <w:rPrChange w:author="Zhang, Jack (Yunpeng)" w:date="2020-07-28T01:35:00Z" w:id="55">
            <w:rPr>
              <w:highlight w:val="yellow"/>
            </w:rPr>
          </w:rPrChange>
        </w:rPr>
        <w:t xml:space="preserve">Moreover, </w:t>
      </w:r>
      <w:commentRangeStart w:id="56"/>
      <w:commentRangeStart w:id="57"/>
      <w:r w:rsidRPr="149E60B3">
        <w:rPr>
          <w:rPrChange w:author="Zhang, Jack (Yunpeng)" w:date="2020-07-28T01:35:00Z" w:id="58">
            <w:rPr>
              <w:highlight w:val="yellow"/>
            </w:rPr>
          </w:rPrChange>
        </w:rPr>
        <w:t>GNN</w:t>
      </w:r>
      <w:commentRangeEnd w:id="56"/>
      <w:r>
        <w:rPr>
          <w:rStyle w:val="CommentReference"/>
        </w:rPr>
        <w:commentReference w:id="56"/>
      </w:r>
      <w:commentRangeEnd w:id="57"/>
      <w:r w:rsidR="00FC335F">
        <w:rPr>
          <w:rStyle w:val="CommentReference"/>
        </w:rPr>
        <w:commentReference w:id="57"/>
      </w:r>
      <w:r w:rsidRPr="149E60B3">
        <w:rPr>
          <w:rPrChange w:author="Zhang, Jack (Yunpeng)" w:date="2020-07-28T01:35:00Z" w:id="59">
            <w:rPr>
              <w:highlight w:val="yellow"/>
            </w:rPr>
          </w:rPrChange>
        </w:rPr>
        <w:t xml:space="preserve"> is implemented to improve the prediction accuracy of the model</w:t>
      </w:r>
    </w:p>
    <w:p w:rsidRPr="009E26CC" w:rsidR="007C3AD1" w:rsidP="007C3AD1" w:rsidRDefault="007C3AD1" w14:paraId="16513DA8" w14:textId="77777777">
      <w:pPr>
        <w:pStyle w:val="ListParagraph"/>
        <w:numPr>
          <w:ilvl w:val="0"/>
          <w:numId w:val="20"/>
        </w:numPr>
        <w:rPr>
          <w:highlight w:val="yellow"/>
        </w:rPr>
      </w:pPr>
      <w:proofErr w:type="gramStart"/>
      <w:r w:rsidRPr="149E60B3">
        <w:rPr>
          <w:rPrChange w:author="Zhang, Jack (Yunpeng)" w:date="2020-07-28T01:35:00Z" w:id="60">
            <w:rPr>
              <w:highlight w:val="yellow"/>
            </w:rPr>
          </w:rPrChange>
        </w:rPr>
        <w:t>Last but not least</w:t>
      </w:r>
      <w:proofErr w:type="gramEnd"/>
      <w:r w:rsidRPr="149E60B3">
        <w:rPr>
          <w:rPrChange w:author="Zhang, Jack (Yunpeng)" w:date="2020-07-28T01:35:00Z" w:id="61">
            <w:rPr>
              <w:highlight w:val="yellow"/>
            </w:rPr>
          </w:rPrChange>
        </w:rPr>
        <w:t>, the models would be trained with several trajectory datasets collected from real life to illustrate the ability to apply to different environments</w:t>
      </w:r>
    </w:p>
    <w:p w:rsidRPr="009E26CC" w:rsidR="00F170A3" w:rsidP="00F170A3" w:rsidRDefault="006C35C7" w14:paraId="5BBA278F" w14:textId="5C8F0375">
      <w:pPr>
        <w:pStyle w:val="Heading1"/>
        <w:rPr>
          <w:highlight w:val="yellow"/>
        </w:rPr>
      </w:pPr>
      <w:r w:rsidRPr="009E26CC">
        <w:rPr>
          <w:highlight w:val="yellow"/>
        </w:rPr>
        <w:t>theory analysis</w:t>
      </w:r>
    </w:p>
    <w:p w:rsidR="00A22399" w:rsidP="00920E6F" w:rsidRDefault="00920E6F" w14:paraId="75847824" w14:textId="2D7B7E2A">
      <w:pPr>
        <w:pStyle w:val="Heading2"/>
      </w:pPr>
      <w:r w:rsidRPr="00920E6F">
        <w:t>Available dataset</w:t>
      </w:r>
    </w:p>
    <w:p w:rsidR="00920E6F" w:rsidP="00920E6F" w:rsidRDefault="00920E6F" w14:paraId="75A3CD33" w14:textId="25C16FA5">
      <w:pPr>
        <w:pStyle w:val="Heading3"/>
      </w:pPr>
      <w:commentRangeStart w:id="62"/>
      <w:commentRangeStart w:id="63"/>
      <w:r>
        <w:t>NGSIM</w:t>
      </w:r>
    </w:p>
    <w:p w:rsidRPr="00844C13" w:rsidR="00FC76D2" w:rsidP="149E60B3" w:rsidRDefault="00021E55" w14:paraId="08E4CFC8" w14:textId="6C190ADD">
      <w:pPr>
        <w:rPr>
          <w:rPrChange w:author="Zhang, Jack (Yunpeng)" w:date="2020-07-28T01:37:00Z" w:id="64">
            <w:rPr>
              <w:highlight w:val="yellow"/>
            </w:rPr>
          </w:rPrChange>
        </w:rPr>
      </w:pPr>
      <w:r w:rsidRPr="149E60B3">
        <w:rPr>
          <w:rPrChange w:author="Zhang, Jack (Yunpeng)" w:date="2020-07-28T01:37:00Z" w:id="65">
            <w:rPr>
              <w:highlight w:val="yellow"/>
            </w:rPr>
          </w:rPrChange>
        </w:rPr>
        <w:t>To support the development of microscopic driver behavior algorithms, the Next Generation SIMulation (NGSIM) program is collecting detailed, high-quality traffic datasets. NGSIM stakeholder groups identified the collection of real-world vehicle trajectory data as important to understanding and researching microscopic driver behavior. The NGSIM datasets represent the most detailed and accurate field data collected to date for traffic microsimulation research and development. The Interstate 80 (I-80) freeway</w:t>
      </w:r>
      <w:r w:rsidRPr="149E60B3" w:rsidR="00174BEC">
        <w:rPr>
          <w:rPrChange w:author="Zhang, Jack (Yunpeng)" w:date="2020-07-28T01:37:00Z" w:id="66">
            <w:rPr>
              <w:highlight w:val="yellow"/>
            </w:rPr>
          </w:rPrChange>
        </w:rPr>
        <w:t xml:space="preserve"> and the US Highway 101 (US 101)</w:t>
      </w:r>
      <w:r w:rsidRPr="149E60B3">
        <w:rPr>
          <w:rPrChange w:author="Zhang, Jack (Yunpeng)" w:date="2020-07-28T01:37:00Z" w:id="67">
            <w:rPr>
              <w:highlight w:val="yellow"/>
            </w:rPr>
          </w:rPrChange>
        </w:rPr>
        <w:t xml:space="preserve"> dataset</w:t>
      </w:r>
      <w:r w:rsidRPr="149E60B3" w:rsidR="00174BEC">
        <w:rPr>
          <w:rPrChange w:author="Zhang, Jack (Yunpeng)" w:date="2020-07-28T01:37:00Z" w:id="68">
            <w:rPr>
              <w:highlight w:val="yellow"/>
            </w:rPr>
          </w:rPrChange>
        </w:rPr>
        <w:t>s</w:t>
      </w:r>
      <w:r w:rsidRPr="149E60B3">
        <w:rPr>
          <w:rPrChange w:author="Zhang, Jack (Yunpeng)" w:date="2020-07-28T01:37:00Z" w:id="69">
            <w:rPr>
              <w:highlight w:val="yellow"/>
            </w:rPr>
          </w:rPrChange>
        </w:rPr>
        <w:t xml:space="preserve"> w</w:t>
      </w:r>
      <w:r w:rsidRPr="149E60B3" w:rsidR="00174BEC">
        <w:rPr>
          <w:rPrChange w:author="Zhang, Jack (Yunpeng)" w:date="2020-07-28T01:37:00Z" w:id="70">
            <w:rPr>
              <w:highlight w:val="yellow"/>
            </w:rPr>
          </w:rPrChange>
        </w:rPr>
        <w:t>ere</w:t>
      </w:r>
      <w:r w:rsidRPr="149E60B3">
        <w:rPr>
          <w:rPrChange w:author="Zhang, Jack (Yunpeng)" w:date="2020-07-28T01:37:00Z" w:id="71">
            <w:rPr>
              <w:highlight w:val="yellow"/>
            </w:rPr>
          </w:rPrChange>
        </w:rPr>
        <w:t xml:space="preserve"> the first</w:t>
      </w:r>
      <w:r w:rsidRPr="149E60B3" w:rsidR="007F2C62">
        <w:rPr>
          <w:rPrChange w:author="Zhang, Jack (Yunpeng)" w:date="2020-07-28T01:37:00Z" w:id="72">
            <w:rPr>
              <w:highlight w:val="yellow"/>
            </w:rPr>
          </w:rPrChange>
        </w:rPr>
        <w:t xml:space="preserve"> two</w:t>
      </w:r>
      <w:r w:rsidRPr="149E60B3">
        <w:rPr>
          <w:rPrChange w:author="Zhang, Jack (Yunpeng)" w:date="2020-07-28T01:37:00Z" w:id="73">
            <w:rPr>
              <w:highlight w:val="yellow"/>
            </w:rPr>
          </w:rPrChange>
        </w:rPr>
        <w:t xml:space="preserve"> of several datasets collected under the NGSIM program.</w:t>
      </w:r>
    </w:p>
    <w:p w:rsidRPr="00844C13" w:rsidR="00DF6DB8" w:rsidP="149E60B3" w:rsidRDefault="00076DBA" w14:paraId="17C2A91D" w14:textId="1BE2AC45">
      <w:pPr>
        <w:rPr>
          <w:rPrChange w:author="Zhang, Jack (Yunpeng)" w:date="2020-07-28T01:37:00Z" w:id="74">
            <w:rPr>
              <w:highlight w:val="yellow"/>
            </w:rPr>
          </w:rPrChange>
        </w:rPr>
      </w:pPr>
      <w:r w:rsidRPr="149E60B3">
        <w:rPr>
          <w:b/>
          <w:bCs/>
          <w:rPrChange w:author="Zhang, Jack (Yunpeng)" w:date="2020-07-28T01:37:00Z" w:id="75">
            <w:rPr>
              <w:b/>
              <w:bCs/>
              <w:highlight w:val="yellow"/>
            </w:rPr>
          </w:rPrChange>
        </w:rPr>
        <w:t>E</w:t>
      </w:r>
      <w:r w:rsidRPr="149E60B3" w:rsidR="00B74B08">
        <w:rPr>
          <w:b/>
          <w:bCs/>
          <w:rPrChange w:author="Zhang, Jack (Yunpeng)" w:date="2020-07-28T01:37:00Z" w:id="76">
            <w:rPr>
              <w:b/>
              <w:bCs/>
              <w:highlight w:val="yellow"/>
            </w:rPr>
          </w:rPrChange>
        </w:rPr>
        <w:t>astbound I-80 in the San Francisco Bay area in Emeryville, CA, on April 13, 2005</w:t>
      </w:r>
      <w:r w:rsidRPr="149E60B3">
        <w:rPr>
          <w:rPrChange w:author="Zhang, Jack (Yunpeng)" w:date="2020-07-28T01:37:00Z" w:id="77">
            <w:rPr>
              <w:highlight w:val="yellow"/>
            </w:rPr>
          </w:rPrChange>
        </w:rPr>
        <w:t>:</w:t>
      </w:r>
      <w:r w:rsidRPr="149E60B3" w:rsidR="00B74B08">
        <w:rPr>
          <w:rPrChange w:author="Zhang, Jack (Yunpeng)" w:date="2020-07-28T01:37:00Z" w:id="78">
            <w:rPr>
              <w:highlight w:val="yellow"/>
            </w:rPr>
          </w:rPrChange>
        </w:rPr>
        <w:t xml:space="preserve"> The study area was approximately 500 meters (1,640 feet) in length and consisted of six freeway lanes, including a high-occupancy vehicle (HOV) lane. An onramp also was located within the study area. Seven synchronized digital video cameras, mounted from the top of a 30-story building adjacent to the freeway, recorded vehicles passing through the study area. NG-VIDEO, a customized software application developed for the NGSIM program, transcribed the vehicle trajectory data from the video. This vehicle trajectory data provided the precise location of each vehicle within the study area </w:t>
      </w:r>
      <w:r w:rsidRPr="149E60B3" w:rsidR="00B74B08">
        <w:rPr>
          <w:rPrChange w:author="Zhang, Jack (Yunpeng)" w:date="2020-07-28T01:37:00Z" w:id="79">
            <w:rPr>
              <w:highlight w:val="yellow"/>
            </w:rPr>
          </w:rPrChange>
        </w:rPr>
        <w:lastRenderedPageBreak/>
        <w:t>every one-tenth of a second, resulting in detailed lane positions and locations relative to other vehicles.</w:t>
      </w:r>
      <w:r w:rsidRPr="149E60B3" w:rsidR="005C34E1">
        <w:rPr>
          <w:rPrChange w:author="Zhang, Jack (Yunpeng)" w:date="2020-07-28T01:37:00Z" w:id="80">
            <w:rPr>
              <w:highlight w:val="yellow"/>
            </w:rPr>
          </w:rPrChange>
        </w:rPr>
        <w:t xml:space="preserve">  A total of 45 minutes of data are available in the full dataset, segmented into three 15-minute periods: 4:00 p.m. to 4:15 p.m.; 5:00 p.m. to 5:15 p.m.; and 5:15 p.m. to 5:30 p.m. These periods represent the buildup of congestion, or the transition between uncongested and congested conditions, and full congestion during the peak period. In addition to the vehicle trajectory data, the I-80 dataset also contains computer-aided design and geographic information system files, aerial orthorectified photos, freeway loop detector data within and surrounding the study area, raw and processed video, signal timing settings on adjacent arterial roads, traffic sign information and locations, weather data, and aggregate data analysis reports.</w:t>
      </w:r>
    </w:p>
    <w:p w:rsidRPr="00844C13" w:rsidR="00257232" w:rsidP="00257232" w:rsidRDefault="00CF2F3F" w14:paraId="4EEA763D" w14:textId="51E6C817">
      <w:pPr>
        <w:rPr>
          <w:highlight w:val="yellow"/>
        </w:rPr>
      </w:pPr>
      <w:r w:rsidR="00CF2F3F">
        <w:drawing>
          <wp:inline wp14:editId="2831F43B" wp14:anchorId="487DC722">
            <wp:extent cx="3981458" cy="3891280"/>
            <wp:effectExtent l="0" t="0" r="0" b="0"/>
            <wp:docPr id="1809646119" name="Picture 13" title=""/>
            <wp:cNvGraphicFramePr>
              <a:graphicFrameLocks noChangeAspect="1"/>
            </wp:cNvGraphicFramePr>
            <a:graphic>
              <a:graphicData uri="http://schemas.openxmlformats.org/drawingml/2006/picture">
                <pic:pic>
                  <pic:nvPicPr>
                    <pic:cNvPr id="0" name="Picture 13"/>
                    <pic:cNvPicPr/>
                  </pic:nvPicPr>
                  <pic:blipFill>
                    <a:blip r:embed="R397f89d0d940438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81458" cy="3891280"/>
                    </a:xfrm>
                    <a:prstGeom prst="rect">
                      <a:avLst/>
                    </a:prstGeom>
                  </pic:spPr>
                </pic:pic>
              </a:graphicData>
            </a:graphic>
          </wp:inline>
        </w:drawing>
      </w:r>
    </w:p>
    <w:p w:rsidRPr="00844C13" w:rsidR="005C34E1" w:rsidP="149E60B3" w:rsidRDefault="00D92EA6" w14:paraId="1D96F313" w14:textId="32F9F9BC">
      <w:pPr>
        <w:rPr>
          <w:rPrChange w:author="Zhang, Jack (Yunpeng)" w:date="2020-07-28T01:37:00Z" w:id="81">
            <w:rPr>
              <w:highlight w:val="yellow"/>
            </w:rPr>
          </w:rPrChange>
        </w:rPr>
      </w:pPr>
      <w:r w:rsidRPr="149E60B3">
        <w:rPr>
          <w:b/>
          <w:bCs/>
          <w:rPrChange w:author="Zhang, Jack (Yunpeng)" w:date="2020-07-28T01:37:00Z" w:id="82">
            <w:rPr>
              <w:b/>
              <w:bCs/>
              <w:highlight w:val="yellow"/>
            </w:rPr>
          </w:rPrChange>
        </w:rPr>
        <w:t>S</w:t>
      </w:r>
      <w:r w:rsidRPr="149E60B3" w:rsidR="00076DBA">
        <w:rPr>
          <w:b/>
          <w:bCs/>
          <w:rPrChange w:author="Zhang, Jack (Yunpeng)" w:date="2020-07-28T01:37:00Z" w:id="83">
            <w:rPr>
              <w:b/>
              <w:bCs/>
              <w:highlight w:val="yellow"/>
            </w:rPr>
          </w:rPrChange>
        </w:rPr>
        <w:t>outhbound US 101, also known as the Hollywood Freeway, in Los Angeles, CA, on June 15th, 2005:</w:t>
      </w:r>
      <w:r w:rsidRPr="149E60B3" w:rsidR="00076DBA">
        <w:rPr>
          <w:rPrChange w:author="Zhang, Jack (Yunpeng)" w:date="2020-07-28T01:37:00Z" w:id="84">
            <w:rPr>
              <w:highlight w:val="yellow"/>
            </w:rPr>
          </w:rPrChange>
        </w:rPr>
        <w:t xml:space="preserve"> The study area was </w:t>
      </w:r>
      <w:proofErr w:type="gramStart"/>
      <w:r w:rsidRPr="149E60B3" w:rsidR="00076DBA">
        <w:rPr>
          <w:rPrChange w:author="Zhang, Jack (Yunpeng)" w:date="2020-07-28T01:37:00Z" w:id="85">
            <w:rPr>
              <w:highlight w:val="yellow"/>
            </w:rPr>
          </w:rPrChange>
        </w:rPr>
        <w:t>approximately 640</w:t>
      </w:r>
      <w:proofErr w:type="gramEnd"/>
      <w:r w:rsidRPr="149E60B3" w:rsidR="00076DBA">
        <w:rPr>
          <w:rPrChange w:author="Zhang, Jack (Yunpeng)" w:date="2020-07-28T01:37:00Z" w:id="86">
            <w:rPr>
              <w:highlight w:val="yellow"/>
            </w:rPr>
          </w:rPrChange>
        </w:rPr>
        <w:t xml:space="preserve"> meters (2,100 feet) in length and consisted of five mainline lanes throughout the section. An auxiliary lane is present through a portion of the corridor between the on-ramp at Ventura Boulevard and the off-ramp at Cahuenga Boulevard. Eight synchronized digital video cameras, mounted from the top of a 36-story building adjacent to the freeway, recorded vehicles passing through the study area.</w:t>
      </w:r>
      <w:r w:rsidRPr="149E60B3" w:rsidR="006F515E">
        <w:rPr>
          <w:rPrChange w:author="Zhang, Jack (Yunpeng)" w:date="2020-07-28T01:37:00Z" w:id="87">
            <w:rPr>
              <w:highlight w:val="yellow"/>
            </w:rPr>
          </w:rPrChange>
        </w:rPr>
        <w:t xml:space="preserve"> A total of 45 minutes of data are available in the full dataset, segmented into three </w:t>
      </w:r>
      <w:proofErr w:type="gramStart"/>
      <w:r w:rsidRPr="149E60B3" w:rsidR="006F515E">
        <w:rPr>
          <w:rPrChange w:author="Zhang, Jack (Yunpeng)" w:date="2020-07-28T01:37:00Z" w:id="88">
            <w:rPr>
              <w:highlight w:val="yellow"/>
            </w:rPr>
          </w:rPrChange>
        </w:rPr>
        <w:t>15 minute</w:t>
      </w:r>
      <w:proofErr w:type="gramEnd"/>
      <w:r w:rsidRPr="149E60B3" w:rsidR="006F515E">
        <w:rPr>
          <w:rPrChange w:author="Zhang, Jack (Yunpeng)" w:date="2020-07-28T01:37:00Z" w:id="89">
            <w:rPr>
              <w:highlight w:val="yellow"/>
            </w:rPr>
          </w:rPrChange>
        </w:rPr>
        <w:t xml:space="preserve"> periods: 7:50 a.m. to 8:05 a.m.; 8:05 a.m. to 8:20 a.m.; and 8:20 a.m. to 8:35 a.m.</w:t>
      </w:r>
    </w:p>
    <w:p w:rsidRPr="00844C13" w:rsidR="00267AAB" w:rsidP="00267AAB" w:rsidRDefault="00FC76D2" w14:paraId="665FB3B1" w14:textId="6ACE7410">
      <w:pPr>
        <w:rPr>
          <w:highlight w:val="yellow"/>
        </w:rPr>
      </w:pPr>
      <w:r w:rsidR="00FC76D2">
        <w:drawing>
          <wp:inline wp14:editId="2638BDA2" wp14:anchorId="0D4768FA">
            <wp:extent cx="3651297" cy="3779520"/>
            <wp:effectExtent l="0" t="0" r="6350" b="0"/>
            <wp:docPr id="664386949" name="Picture 14" title=""/>
            <wp:cNvGraphicFramePr>
              <a:graphicFrameLocks noChangeAspect="1"/>
            </wp:cNvGraphicFramePr>
            <a:graphic>
              <a:graphicData uri="http://schemas.openxmlformats.org/drawingml/2006/picture">
                <pic:pic>
                  <pic:nvPicPr>
                    <pic:cNvPr id="0" name="Picture 14"/>
                    <pic:cNvPicPr/>
                  </pic:nvPicPr>
                  <pic:blipFill>
                    <a:blip r:embed="R585dc1713ba94bd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51297" cy="3779520"/>
                    </a:xfrm>
                    <a:prstGeom prst="rect">
                      <a:avLst/>
                    </a:prstGeom>
                  </pic:spPr>
                </pic:pic>
              </a:graphicData>
            </a:graphic>
          </wp:inline>
        </w:drawing>
      </w:r>
    </w:p>
    <w:p w:rsidRPr="00844C13" w:rsidR="00880160" w:rsidP="00880160" w:rsidRDefault="00880160" w14:paraId="1B2859C4" w14:textId="0BF42B4C">
      <w:pPr>
        <w:pStyle w:val="Heading3"/>
        <w:rPr>
          <w:highlight w:val="yellow"/>
        </w:rPr>
      </w:pPr>
      <w:r w:rsidRPr="149E60B3">
        <w:rPr>
          <w:rPrChange w:author="Zhang, Jack (Yunpeng)" w:date="2020-07-28T01:37:00Z" w:id="90">
            <w:rPr>
              <w:highlight w:val="yellow"/>
            </w:rPr>
          </w:rPrChange>
        </w:rPr>
        <w:t>HighD</w:t>
      </w:r>
    </w:p>
    <w:p w:rsidRPr="00844C13" w:rsidR="00920E6F" w:rsidP="149E60B3" w:rsidRDefault="00342EB6" w14:paraId="3D018E34" w14:textId="449ABECD">
      <w:pPr>
        <w:rPr>
          <w:rPrChange w:author="Zhang, Jack (Yunpeng)" w:date="2020-07-28T01:37:00Z" w:id="91">
            <w:rPr>
              <w:highlight w:val="yellow"/>
            </w:rPr>
          </w:rPrChange>
        </w:rPr>
      </w:pPr>
      <w:r w:rsidRPr="149E60B3">
        <w:rPr>
          <w:rPrChange w:author="Zhang, Jack (Yunpeng)" w:date="2020-07-28T01:37:00Z" w:id="92">
            <w:rPr>
              <w:highlight w:val="yellow"/>
            </w:rPr>
          </w:rPrChange>
        </w:rPr>
        <w:t>A</w:t>
      </w:r>
      <w:r w:rsidRPr="149E60B3" w:rsidR="005D7544">
        <w:rPr>
          <w:rPrChange w:author="Zhang, Jack (Yunpeng)" w:date="2020-07-28T01:37:00Z" w:id="93">
            <w:rPr>
              <w:highlight w:val="yellow"/>
            </w:rPr>
          </w:rPrChange>
        </w:rPr>
        <w:t xml:space="preserve"> new dataset captured in 2017 and 2018. It is recorded by camera-equipped drones from an aerial perspective of six different German highways at 25 Hz. It is composed of 60 recordings of about 17 minutes each</w:t>
      </w:r>
      <w:r w:rsidRPr="149E60B3" w:rsidR="001D2C10">
        <w:rPr>
          <w:rPrChange w:author="Zhang, Jack (Yunpeng)" w:date="2020-07-28T01:37:00Z" w:id="94">
            <w:rPr>
              <w:highlight w:val="yellow"/>
            </w:rPr>
          </w:rPrChange>
        </w:rPr>
        <w:t xml:space="preserve">. covering a segment of about 420m of two driving directions roads (Figure 2). It consists of vehicle position measurements from six different highways with 110 000 vehicles (about 12 times as many vehicles as NGSIM) and a total driven distance of 45 000 km. This dataset is of </w:t>
      </w:r>
      <w:proofErr w:type="gramStart"/>
      <w:r w:rsidRPr="149E60B3" w:rsidR="001D2C10">
        <w:rPr>
          <w:rPrChange w:author="Zhang, Jack (Yunpeng)" w:date="2020-07-28T01:37:00Z" w:id="95">
            <w:rPr>
              <w:highlight w:val="yellow"/>
            </w:rPr>
          </w:rPrChange>
        </w:rPr>
        <w:t>great importance</w:t>
      </w:r>
      <w:proofErr w:type="gramEnd"/>
      <w:r w:rsidRPr="149E60B3" w:rsidR="001D2C10">
        <w:rPr>
          <w:rPrChange w:author="Zhang, Jack (Yunpeng)" w:date="2020-07-28T01:37:00Z" w:id="96">
            <w:rPr>
              <w:highlight w:val="yellow"/>
            </w:rPr>
          </w:rPrChange>
        </w:rPr>
        <w:t xml:space="preserve"> since it has 5 600 recorded complete lane changes and presents recent driver behaviors.</w:t>
      </w:r>
      <w:commentRangeEnd w:id="62"/>
      <w:r>
        <w:rPr>
          <w:rStyle w:val="CommentReference"/>
        </w:rPr>
        <w:commentReference w:id="62"/>
      </w:r>
      <w:commentRangeEnd w:id="63"/>
      <w:r w:rsidR="00FC335F">
        <w:rPr>
          <w:rStyle w:val="CommentReference"/>
        </w:rPr>
        <w:commentReference w:id="63"/>
      </w:r>
    </w:p>
    <w:p w:rsidR="00D35576" w:rsidP="001D2C10" w:rsidRDefault="00D35576" w14:paraId="7F968846" w14:textId="5BE3D4DA">
      <w:r w:rsidR="00D35576">
        <w:drawing>
          <wp:inline wp14:editId="08BAB7E0" wp14:anchorId="7D8C6262">
            <wp:extent cx="3413760" cy="2325443"/>
            <wp:effectExtent l="0" t="0" r="0" b="0"/>
            <wp:docPr id="951302151" name="Picture 9" title=""/>
            <wp:cNvGraphicFramePr>
              <a:graphicFrameLocks noChangeAspect="1"/>
            </wp:cNvGraphicFramePr>
            <a:graphic>
              <a:graphicData uri="http://schemas.openxmlformats.org/drawingml/2006/picture">
                <pic:pic>
                  <pic:nvPicPr>
                    <pic:cNvPr id="0" name="Picture 9"/>
                    <pic:cNvPicPr/>
                  </pic:nvPicPr>
                  <pic:blipFill>
                    <a:blip r:embed="Red54a9daeb8c49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13760" cy="2325443"/>
                    </a:xfrm>
                    <a:prstGeom prst="rect">
                      <a:avLst/>
                    </a:prstGeom>
                  </pic:spPr>
                </pic:pic>
              </a:graphicData>
            </a:graphic>
          </wp:inline>
        </w:drawing>
      </w:r>
    </w:p>
    <w:p w:rsidR="002F478B" w:rsidP="001D2C10" w:rsidRDefault="002F478B" w14:paraId="4E698ECE" w14:textId="591BA997">
      <w:r w:rsidR="002F478B">
        <w:drawing>
          <wp:inline wp14:editId="07607A3D" wp14:anchorId="1545F68D">
            <wp:extent cx="5943600" cy="2256790"/>
            <wp:effectExtent l="0" t="0" r="0" b="0"/>
            <wp:docPr id="1928244818" name="Picture 11" title=""/>
            <wp:cNvGraphicFramePr>
              <a:graphicFrameLocks noChangeAspect="1"/>
            </wp:cNvGraphicFramePr>
            <a:graphic>
              <a:graphicData uri="http://schemas.openxmlformats.org/drawingml/2006/picture">
                <pic:pic>
                  <pic:nvPicPr>
                    <pic:cNvPr id="0" name="Picture 11"/>
                    <pic:cNvPicPr/>
                  </pic:nvPicPr>
                  <pic:blipFill>
                    <a:blip r:embed="Rc429c0accbd34fc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43600" cy="2256790"/>
                    </a:xfrm>
                    <a:prstGeom prst="rect">
                      <a:avLst/>
                    </a:prstGeom>
                  </pic:spPr>
                </pic:pic>
              </a:graphicData>
            </a:graphic>
          </wp:inline>
        </w:drawing>
      </w:r>
    </w:p>
    <w:p w:rsidR="00920E6F" w:rsidP="00054B13" w:rsidRDefault="008B3E1F" w14:paraId="7FF50AC4" w14:textId="6BD50825">
      <w:pPr>
        <w:pStyle w:val="Heading2"/>
      </w:pPr>
      <w:r>
        <w:t>Model develop process</w:t>
      </w:r>
    </w:p>
    <w:p w:rsidRPr="009E26CC" w:rsidR="008B3E1F" w:rsidP="149E60B3" w:rsidRDefault="008B3E1F" w14:paraId="604A17D3" w14:textId="77777777">
      <w:pPr>
        <w:rPr>
          <w:rPrChange w:author="Zhang, Jack (Yunpeng)" w:date="2020-07-28T01:37:00Z" w:id="97">
            <w:rPr>
              <w:highlight w:val="yellow"/>
            </w:rPr>
          </w:rPrChange>
        </w:rPr>
      </w:pPr>
      <w:r w:rsidRPr="149E60B3">
        <w:rPr>
          <w:rPrChange w:author="Zhang, Jack (Yunpeng)" w:date="2020-07-28T01:37:00Z" w:id="98">
            <w:rPr>
              <w:highlight w:val="yellow"/>
            </w:rPr>
          </w:rPrChange>
        </w:rPr>
        <w:t>Our research plan consists of 5 steps</w:t>
      </w:r>
    </w:p>
    <w:p w:rsidRPr="009E26CC" w:rsidR="008B3E1F" w:rsidP="008B3E1F" w:rsidRDefault="008B3E1F" w14:paraId="1580F61C" w14:textId="77777777">
      <w:pPr>
        <w:pStyle w:val="ListParagraph"/>
        <w:numPr>
          <w:ilvl w:val="0"/>
          <w:numId w:val="32"/>
        </w:numPr>
        <w:tabs>
          <w:tab w:val="left" w:pos="1080"/>
        </w:tabs>
        <w:rPr>
          <w:highlight w:val="yellow"/>
        </w:rPr>
      </w:pPr>
      <w:r w:rsidRPr="149E60B3">
        <w:rPr>
          <w:rPrChange w:author="Zhang, Jack (Yunpeng)" w:date="2020-07-28T01:37:00Z" w:id="99">
            <w:rPr>
              <w:highlight w:val="yellow"/>
            </w:rPr>
          </w:rPrChange>
        </w:rPr>
        <w:t>Attain the vehicle trajectory dataset from highways</w:t>
      </w:r>
    </w:p>
    <w:p w:rsidRPr="009E26CC" w:rsidR="008B3E1F" w:rsidP="008B3E1F" w:rsidRDefault="008B3E1F" w14:paraId="0F6E5EB3" w14:textId="77777777">
      <w:pPr>
        <w:pStyle w:val="ListParagraph"/>
        <w:numPr>
          <w:ilvl w:val="0"/>
          <w:numId w:val="32"/>
        </w:numPr>
        <w:tabs>
          <w:tab w:val="left" w:pos="1080"/>
        </w:tabs>
        <w:rPr>
          <w:highlight w:val="yellow"/>
        </w:rPr>
      </w:pPr>
      <w:r w:rsidRPr="149E60B3">
        <w:rPr>
          <w:rPrChange w:author="Zhang, Jack (Yunpeng)" w:date="2020-07-28T01:37:00Z" w:id="100">
            <w:rPr>
              <w:highlight w:val="yellow"/>
            </w:rPr>
          </w:rPrChange>
        </w:rPr>
        <w:t>Develop a baseline ANN model for VTP</w:t>
      </w:r>
    </w:p>
    <w:p w:rsidRPr="009E26CC" w:rsidR="008B3E1F" w:rsidP="008B3E1F" w:rsidRDefault="008B3E1F" w14:paraId="1833BA4B" w14:textId="77777777">
      <w:pPr>
        <w:pStyle w:val="ListParagraph"/>
        <w:numPr>
          <w:ilvl w:val="0"/>
          <w:numId w:val="32"/>
        </w:numPr>
        <w:tabs>
          <w:tab w:val="left" w:pos="1080"/>
        </w:tabs>
        <w:rPr>
          <w:highlight w:val="yellow"/>
        </w:rPr>
      </w:pPr>
      <w:r w:rsidRPr="149E60B3">
        <w:rPr>
          <w:rPrChange w:author="Zhang, Jack (Yunpeng)" w:date="2020-07-28T01:37:00Z" w:id="101">
            <w:rPr>
              <w:highlight w:val="yellow"/>
            </w:rPr>
          </w:rPrChange>
        </w:rPr>
        <w:t>Implement previous LSTM models</w:t>
      </w:r>
    </w:p>
    <w:p w:rsidRPr="009E26CC" w:rsidR="008B3E1F" w:rsidP="008B3E1F" w:rsidRDefault="008B3E1F" w14:paraId="137E8ABE" w14:textId="77777777">
      <w:pPr>
        <w:pStyle w:val="ListParagraph"/>
        <w:numPr>
          <w:ilvl w:val="0"/>
          <w:numId w:val="32"/>
        </w:numPr>
        <w:tabs>
          <w:tab w:val="left" w:pos="1080"/>
        </w:tabs>
        <w:rPr>
          <w:highlight w:val="yellow"/>
        </w:rPr>
      </w:pPr>
      <w:r w:rsidRPr="149E60B3">
        <w:rPr>
          <w:rPrChange w:author="Zhang, Jack (Yunpeng)" w:date="2020-07-28T01:37:00Z" w:id="102">
            <w:rPr>
              <w:highlight w:val="yellow"/>
            </w:rPr>
          </w:rPrChange>
        </w:rPr>
        <w:t>Develop an Independently Recurrent Neural Network model for VTP</w:t>
      </w:r>
    </w:p>
    <w:p w:rsidRPr="009E26CC" w:rsidR="008B3E1F" w:rsidP="008B3E1F" w:rsidRDefault="008B3E1F" w14:paraId="789D570A" w14:textId="77777777">
      <w:pPr>
        <w:pStyle w:val="ListParagraph"/>
        <w:numPr>
          <w:ilvl w:val="0"/>
          <w:numId w:val="32"/>
        </w:numPr>
        <w:tabs>
          <w:tab w:val="left" w:pos="1080"/>
        </w:tabs>
        <w:rPr>
          <w:highlight w:val="yellow"/>
        </w:rPr>
      </w:pPr>
      <w:r w:rsidRPr="149E60B3">
        <w:rPr>
          <w:rPrChange w:author="Zhang, Jack (Yunpeng)" w:date="2020-07-28T01:37:00Z" w:id="103">
            <w:rPr>
              <w:highlight w:val="yellow"/>
            </w:rPr>
          </w:rPrChange>
        </w:rPr>
        <w:t>Implement Graph Neural Networks algorithms into the model to improve the performance</w:t>
      </w:r>
    </w:p>
    <w:p w:rsidR="008B3E1F" w:rsidP="008B3E1F" w:rsidRDefault="0012766B" w14:paraId="66A67152" w14:textId="4E282035">
      <w:r>
        <w:rPr>
          <w:noProof/>
        </w:rPr>
        <w:drawing>
          <wp:inline distT="0" distB="0" distL="0" distR="0" wp14:anchorId="74686A91" wp14:editId="5411D2F5">
            <wp:extent cx="5486400" cy="807720"/>
            <wp:effectExtent l="0" t="0" r="1905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2C71B8" w:rsidP="008B3E1F" w:rsidRDefault="002C71B8" w14:paraId="1D29E728" w14:textId="77777777"/>
    <w:p w:rsidR="002C71B8" w:rsidP="6E0C9B76" w:rsidRDefault="005864BA" w14:paraId="696276DF" w14:textId="2F932EC9">
      <w:pPr/>
      <w:commentRangeStart w:id="20214659"/>
      <w:r w:rsidR="005864BA">
        <w:rPr/>
        <w:t>The n</w:t>
      </w:r>
      <w:r w:rsidR="002C71B8">
        <w:rPr/>
        <w:t>umber of results for searching VTP with I-80 on Google scholar is 79, while that with US-101 is 65.</w:t>
      </w:r>
      <w:r w:rsidR="00C464F8">
        <w:rPr/>
        <w:t xml:space="preserve"> In contrast, th</w:t>
      </w:r>
      <w:r w:rsidR="00874D40">
        <w:rPr/>
        <w:t xml:space="preserve">e number of papers that mentioned or used </w:t>
      </w:r>
      <w:proofErr w:type="spellStart"/>
      <w:r w:rsidR="00874D40">
        <w:rPr/>
        <w:t>highD</w:t>
      </w:r>
      <w:proofErr w:type="spellEnd"/>
      <w:r w:rsidR="00874D40">
        <w:rPr/>
        <w:t xml:space="preserve"> is only 32. </w:t>
      </w:r>
      <w:r w:rsidR="00103844">
        <w:rPr/>
        <w:t xml:space="preserve">In many </w:t>
      </w:r>
      <w:r w:rsidR="005864BA">
        <w:rPr/>
        <w:t>article</w:t>
      </w:r>
      <w:r w:rsidR="00103844">
        <w:rPr/>
        <w:t xml:space="preserve">s, the author trained their models on both I-80 and </w:t>
      </w:r>
      <w:r w:rsidR="00F90C54">
        <w:rPr/>
        <w:t>US101 datasets</w:t>
      </w:r>
      <w:r w:rsidR="00A0401D">
        <w:rPr/>
        <w:t xml:space="preserve"> </w:t>
      </w:r>
      <w:r w:rsidR="00A74505">
        <w:rPr/>
        <w:t>→</w:t>
      </w:r>
      <w:r w:rsidR="00F90C54">
        <w:rPr/>
        <w:t xml:space="preserve"> </w:t>
      </w:r>
      <w:r w:rsidR="00874D40">
        <w:rPr/>
        <w:t xml:space="preserve">We will train our model on </w:t>
      </w:r>
      <w:r w:rsidR="00A0401D">
        <w:rPr/>
        <w:t>I-80 and US-101 to compare with other mode</w:t>
      </w:r>
      <w:r w:rsidR="005864BA">
        <w:rPr/>
        <w:t>ls</w:t>
      </w:r>
      <w:commentRangeEnd w:id="20214659"/>
      <w:r>
        <w:rPr>
          <w:rStyle w:val="CommentReference"/>
        </w:rPr>
        <w:commentReference w:id="20214659"/>
      </w:r>
    </w:p>
    <w:p w:rsidRPr="008B3E1F" w:rsidR="002C71B8" w:rsidP="008B3E1F" w:rsidRDefault="002C71B8" w14:paraId="6FA8377C" w14:textId="77777777"/>
    <w:p w:rsidRPr="009E26CC" w:rsidR="00F170A3" w:rsidP="00F170A3" w:rsidRDefault="006C35C7" w14:paraId="1C38E8BE" w14:textId="7126C0EC">
      <w:pPr>
        <w:pStyle w:val="Heading1"/>
        <w:rPr>
          <w:highlight w:val="yellow"/>
        </w:rPr>
      </w:pPr>
      <w:r w:rsidRPr="149E60B3">
        <w:rPr>
          <w:rPrChange w:author="Zhang, Jack (Yunpeng)" w:date="2020-07-28T01:37:00Z" w:id="104">
            <w:rPr>
              <w:highlight w:val="yellow"/>
            </w:rPr>
          </w:rPrChange>
        </w:rPr>
        <w:t>implement steps</w:t>
      </w:r>
    </w:p>
    <w:p w:rsidR="0009470E" w:rsidP="00586252" w:rsidRDefault="0012766B" w14:paraId="3A74C3C9" w14:textId="6D8F7D4F">
      <w:pPr>
        <w:pStyle w:val="Heading2"/>
        <w:rPr>
          <w:highlight w:val="yellow"/>
        </w:rPr>
      </w:pPr>
      <w:r w:rsidRPr="149E60B3">
        <w:rPr>
          <w:rPrChange w:author="Zhang, Jack (Yunpeng)" w:date="2020-07-28T01:37:00Z" w:id="105">
            <w:rPr>
              <w:highlight w:val="yellow"/>
            </w:rPr>
          </w:rPrChange>
        </w:rPr>
        <w:t>Baseline model for VTP</w:t>
      </w:r>
    </w:p>
    <w:p w:rsidR="004807FF" w:rsidP="6E0C9B76" w:rsidRDefault="004807FF" w14:paraId="3B3586F0" w14:textId="61FAFCA9">
      <w:pPr/>
      <w:commentRangeStart w:id="391667652"/>
      <w:r w:rsidR="004807FF">
        <w:rPr/>
        <w:t>To save time, it would be best if we can get the code of</w:t>
      </w:r>
      <w:r w:rsidR="00675F6F">
        <w:rPr/>
        <w:t xml:space="preserve"> previous papers. As </w:t>
      </w:r>
      <w:proofErr w:type="spellStart"/>
      <w:r w:rsidR="00864F85">
        <w:rPr/>
        <w:t>Github</w:t>
      </w:r>
      <w:proofErr w:type="spellEnd"/>
      <w:r w:rsidR="00864F85">
        <w:rPr/>
        <w:t xml:space="preserve"> is a popular place to store code, I </w:t>
      </w:r>
      <w:r w:rsidR="005F37D5">
        <w:rPr/>
        <w:t>surveyed</w:t>
      </w:r>
      <w:r w:rsidR="00864F85">
        <w:rPr/>
        <w:t xml:space="preserve"> using NGSIM on </w:t>
      </w:r>
      <w:proofErr w:type="spellStart"/>
      <w:r w:rsidR="005F37D5">
        <w:rPr/>
        <w:t>Github</w:t>
      </w:r>
      <w:proofErr w:type="spellEnd"/>
      <w:r w:rsidR="005F37D5">
        <w:rPr/>
        <w:t>.</w:t>
      </w:r>
      <w:r w:rsidR="00CE3E00">
        <w:rPr/>
        <w:t xml:space="preserve"> </w:t>
      </w:r>
      <w:r w:rsidR="00CB21F2">
        <w:rPr/>
        <w:t>81 repositories</w:t>
      </w:r>
      <w:r w:rsidR="006F5A9C">
        <w:rPr/>
        <w:t xml:space="preserve"> contain NGSIM on its name</w:t>
      </w:r>
      <w:r w:rsidR="00CB21F2">
        <w:rPr/>
        <w:t>, while only 15 of them was written in Python.</w:t>
      </w:r>
      <w:r w:rsidR="00467F5A">
        <w:rPr/>
        <w:t xml:space="preserve"> Here are some goals of th</w:t>
      </w:r>
      <w:r w:rsidR="00B51730">
        <w:rPr/>
        <w:t>ose repositories:</w:t>
      </w:r>
    </w:p>
    <w:p w:rsidRPr="003452CA" w:rsidR="00B51730" w:rsidP="00B51730" w:rsidRDefault="00B51730" w14:paraId="6280D2BA" w14:textId="7C14F694">
      <w:pPr>
        <w:pStyle w:val="ListParagraph"/>
        <w:numPr>
          <w:ilvl w:val="0"/>
          <w:numId w:val="20"/>
        </w:numPr>
        <w:rPr>
          <w:highlight w:val="yellow"/>
        </w:rPr>
      </w:pPr>
      <w:r w:rsidR="00B51730">
        <w:rPr/>
        <w:t>Smoothin</w:t>
      </w:r>
      <w:r w:rsidR="00B51730">
        <w:rPr/>
        <w:t>g the dataset US-101</w:t>
      </w:r>
      <w:r w:rsidR="00E37738">
        <w:rPr/>
        <w:t>:</w:t>
      </w:r>
    </w:p>
    <w:p w:rsidRPr="003452CA" w:rsidR="00E37738" w:rsidP="00E37738" w:rsidRDefault="00503D77" w14:paraId="4BF371C7" w14:textId="1FCD362B">
      <w:pPr>
        <w:pStyle w:val="ListParagraph"/>
        <w:numPr>
          <w:ilvl w:val="1"/>
          <w:numId w:val="20"/>
        </w:numPr>
        <w:rPr>
          <w:highlight w:val="yellow"/>
        </w:rPr>
      </w:pPr>
      <w:hyperlink r:id="R36501f95a6554f39">
        <w:r w:rsidRPr="6E0C9B76" w:rsidR="00E37738">
          <w:rPr>
            <w:rStyle w:val="Hyperlink"/>
          </w:rPr>
          <w:t>https://github.com/Rim-El-Ballouli/NGSIM-US-101-trajectory-dataset-smoothing</w:t>
        </w:r>
      </w:hyperlink>
    </w:p>
    <w:p w:rsidRPr="003452CA" w:rsidR="00E37738" w:rsidP="00B51730" w:rsidRDefault="00A167CE" w14:paraId="2B30AA77" w14:textId="77777777">
      <w:pPr>
        <w:pStyle w:val="ListParagraph"/>
        <w:numPr>
          <w:ilvl w:val="0"/>
          <w:numId w:val="20"/>
        </w:numPr>
        <w:rPr>
          <w:highlight w:val="yellow"/>
        </w:rPr>
      </w:pPr>
      <w:r w:rsidR="00A167CE">
        <w:rPr/>
        <w:t>Animating the dataset</w:t>
      </w:r>
      <w:r w:rsidR="00E37738">
        <w:rPr/>
        <w:t>:</w:t>
      </w:r>
    </w:p>
    <w:p w:rsidRPr="003452CA" w:rsidR="00E37738" w:rsidP="00E37738" w:rsidRDefault="00503D77" w14:paraId="32834166" w14:textId="77777777">
      <w:pPr>
        <w:pStyle w:val="ListParagraph"/>
        <w:numPr>
          <w:ilvl w:val="1"/>
          <w:numId w:val="20"/>
        </w:numPr>
        <w:rPr>
          <w:highlight w:val="yellow"/>
        </w:rPr>
      </w:pPr>
      <w:hyperlink r:id="Rf20410c0289e46c3">
        <w:r w:rsidRPr="6E0C9B76" w:rsidR="00E37738">
          <w:rPr>
            <w:rStyle w:val="Hyperlink"/>
          </w:rPr>
          <w:t>https://github.com/yolenan/NGSIM_animation</w:t>
        </w:r>
      </w:hyperlink>
    </w:p>
    <w:p w:rsidRPr="003452CA" w:rsidR="005645FE" w:rsidP="00E37738" w:rsidRDefault="00503D77" w14:paraId="4ADB76F1" w14:textId="0AF96EB6">
      <w:pPr>
        <w:pStyle w:val="ListParagraph"/>
        <w:numPr>
          <w:ilvl w:val="1"/>
          <w:numId w:val="20"/>
        </w:numPr>
        <w:rPr>
          <w:highlight w:val="yellow"/>
        </w:rPr>
      </w:pPr>
      <w:hyperlink r:id="Rbd0c5e84bda4431e">
        <w:r w:rsidRPr="6E0C9B76" w:rsidR="005645FE">
          <w:rPr>
            <w:rStyle w:val="Hyperlink"/>
          </w:rPr>
          <w:t>https://github.com/Rim-El-Ballouli/NGSIM-trajectory-animation</w:t>
        </w:r>
      </w:hyperlink>
    </w:p>
    <w:p w:rsidRPr="003452CA" w:rsidR="00CA42D4" w:rsidP="00CA42D4" w:rsidRDefault="00CA42D4" w14:paraId="4C705286" w14:textId="77777777">
      <w:pPr>
        <w:pStyle w:val="ListParagraph"/>
        <w:numPr>
          <w:ilvl w:val="0"/>
          <w:numId w:val="20"/>
        </w:numPr>
        <w:rPr>
          <w:highlight w:val="yellow"/>
        </w:rPr>
      </w:pPr>
      <w:r w:rsidR="00CA42D4">
        <w:rPr/>
        <w:t>Data extraction from video:</w:t>
      </w:r>
    </w:p>
    <w:p w:rsidRPr="003452CA" w:rsidR="00955584" w:rsidP="00955584" w:rsidRDefault="00503D77" w14:paraId="0B1CA179" w14:textId="1CEDFD55">
      <w:pPr>
        <w:pStyle w:val="ListParagraph"/>
        <w:numPr>
          <w:ilvl w:val="1"/>
          <w:numId w:val="20"/>
        </w:numPr>
        <w:rPr>
          <w:highlight w:val="yellow"/>
        </w:rPr>
      </w:pPr>
      <w:hyperlink r:id="Rd589ce47ce564140">
        <w:r w:rsidRPr="6E0C9B76" w:rsidR="00F75B95">
          <w:rPr>
            <w:rStyle w:val="Hyperlink"/>
          </w:rPr>
          <w:t>https://github.com/HWeigo/NGSIM-data-extraction</w:t>
        </w:r>
      </w:hyperlink>
    </w:p>
    <w:p w:rsidRPr="003452CA" w:rsidR="000A20B6" w:rsidP="00CA42D4" w:rsidRDefault="00CA42D4" w14:paraId="6CC183AB" w14:textId="759E8689">
      <w:pPr>
        <w:pStyle w:val="ListParagraph"/>
        <w:numPr>
          <w:ilvl w:val="0"/>
          <w:numId w:val="20"/>
        </w:numPr>
        <w:rPr>
          <w:highlight w:val="yellow"/>
        </w:rPr>
      </w:pPr>
      <w:r w:rsidR="00CA42D4">
        <w:rPr/>
        <w:t>Change the data format from NG</w:t>
      </w:r>
      <w:r w:rsidR="000A20B6">
        <w:rPr/>
        <w:t xml:space="preserve">SIM to </w:t>
      </w:r>
      <w:proofErr w:type="spellStart"/>
      <w:r w:rsidR="000A20B6">
        <w:rPr/>
        <w:t>HighD</w:t>
      </w:r>
      <w:proofErr w:type="spellEnd"/>
      <w:r w:rsidR="00F75B95">
        <w:rPr/>
        <w:t>:</w:t>
      </w:r>
    </w:p>
    <w:p w:rsidRPr="003452CA" w:rsidR="00F75B95" w:rsidP="00F75B95" w:rsidRDefault="00503D77" w14:paraId="69B8FE38" w14:textId="4359449C">
      <w:pPr>
        <w:pStyle w:val="ListParagraph"/>
        <w:numPr>
          <w:ilvl w:val="1"/>
          <w:numId w:val="20"/>
        </w:numPr>
        <w:rPr>
          <w:highlight w:val="yellow"/>
        </w:rPr>
      </w:pPr>
      <w:hyperlink r:id="Rd3cc89d0e47840e3">
        <w:r w:rsidRPr="6E0C9B76" w:rsidR="00B12F5D">
          <w:rPr>
            <w:rStyle w:val="Hyperlink"/>
          </w:rPr>
          <w:t>https://github.com/SajjadMzf/NGSIM2HIGHD</w:t>
        </w:r>
      </w:hyperlink>
    </w:p>
    <w:p w:rsidRPr="003452CA" w:rsidR="0012766B" w:rsidP="00CA42D4" w:rsidRDefault="000C6010" w14:paraId="34C7423A" w14:textId="7218127D">
      <w:pPr>
        <w:pStyle w:val="ListParagraph"/>
        <w:numPr>
          <w:ilvl w:val="0"/>
          <w:numId w:val="20"/>
        </w:numPr>
        <w:rPr>
          <w:highlight w:val="yellow"/>
        </w:rPr>
      </w:pPr>
      <w:r w:rsidR="000C6010">
        <w:rPr/>
        <w:t xml:space="preserve">Using </w:t>
      </w:r>
      <w:r w:rsidR="007E620F">
        <w:rPr/>
        <w:t>n</w:t>
      </w:r>
      <w:r w:rsidR="000C6010">
        <w:rPr/>
        <w:t xml:space="preserve">eural </w:t>
      </w:r>
      <w:r w:rsidR="007E620F">
        <w:rPr/>
        <w:t>n</w:t>
      </w:r>
      <w:r w:rsidR="000C6010">
        <w:rPr/>
        <w:t>etwork</w:t>
      </w:r>
      <w:r w:rsidR="007E620F">
        <w:rPr/>
        <w:t>s</w:t>
      </w:r>
      <w:r w:rsidR="000C6010">
        <w:rPr/>
        <w:t xml:space="preserve"> to predict traffic congestion</w:t>
      </w:r>
      <w:r w:rsidR="00D62614">
        <w:rPr/>
        <w:t>:</w:t>
      </w:r>
    </w:p>
    <w:p w:rsidRPr="003452CA" w:rsidR="00D62614" w:rsidP="00D62614" w:rsidRDefault="00503D77" w14:paraId="305B912E" w14:textId="4E6E7C1C">
      <w:pPr>
        <w:pStyle w:val="ListParagraph"/>
        <w:numPr>
          <w:ilvl w:val="1"/>
          <w:numId w:val="20"/>
        </w:numPr>
        <w:rPr>
          <w:highlight w:val="yellow"/>
        </w:rPr>
      </w:pPr>
      <w:hyperlink r:id="Rf5e92a6b42794b76">
        <w:r w:rsidRPr="6E0C9B76" w:rsidR="00955584">
          <w:rPr>
            <w:rStyle w:val="Hyperlink"/>
          </w:rPr>
          <w:t>https://github.com/doski-codes/bpnn-ngsim-congestion</w:t>
        </w:r>
      </w:hyperlink>
    </w:p>
    <w:p w:rsidRPr="003452CA" w:rsidR="00ED25C1" w:rsidP="00CA42D4" w:rsidRDefault="00ED25C1" w14:paraId="5F4674C5" w14:textId="0408C096">
      <w:pPr>
        <w:pStyle w:val="ListParagraph"/>
        <w:numPr>
          <w:ilvl w:val="0"/>
          <w:numId w:val="20"/>
        </w:numPr>
        <w:rPr>
          <w:highlight w:val="yellow"/>
        </w:rPr>
      </w:pPr>
      <w:r w:rsidR="00ED25C1">
        <w:rPr/>
        <w:t xml:space="preserve">Prediction of </w:t>
      </w:r>
      <w:r w:rsidR="00452C4B">
        <w:rPr/>
        <w:t>traffic speed</w:t>
      </w:r>
    </w:p>
    <w:p w:rsidRPr="003452CA" w:rsidR="00452C4B" w:rsidP="00452C4B" w:rsidRDefault="00503D77" w14:paraId="08CA96E8" w14:textId="052FF0B7">
      <w:pPr>
        <w:pStyle w:val="ListParagraph"/>
        <w:numPr>
          <w:ilvl w:val="1"/>
          <w:numId w:val="20"/>
        </w:numPr>
        <w:rPr>
          <w:highlight w:val="yellow"/>
        </w:rPr>
      </w:pPr>
      <w:hyperlink r:id="Racc40dc6b6cc418c">
        <w:r w:rsidRPr="6E0C9B76" w:rsidR="00452C4B">
          <w:rPr>
            <w:rStyle w:val="Hyperlink"/>
          </w:rPr>
          <w:t>https://github.com/bilzinet/Traffic-state-reconstruction-using-Deep-CNN</w:t>
        </w:r>
      </w:hyperlink>
    </w:p>
    <w:p w:rsidRPr="003452CA" w:rsidR="009538EF" w:rsidP="6E0C9B76" w:rsidRDefault="009538EF" w14:paraId="0F99DB8D" w14:textId="77777777">
      <w:pPr/>
    </w:p>
    <w:p w:rsidRPr="003452CA" w:rsidR="00AA177C" w:rsidP="6E0C9B76" w:rsidRDefault="00AA177C" w14:paraId="0598A79C" w14:textId="4372163E">
      <w:pPr/>
      <w:r w:rsidR="00AA177C">
        <w:rPr/>
        <w:t xml:space="preserve">Next, I </w:t>
      </w:r>
      <w:r w:rsidR="008B3556">
        <w:rPr/>
        <w:t>checked</w:t>
      </w:r>
      <w:r w:rsidR="00AA177C">
        <w:rPr/>
        <w:t xml:space="preserve"> all the codes that contain NGSIM and LSTM</w:t>
      </w:r>
      <w:r w:rsidR="00366543">
        <w:rPr/>
        <w:t xml:space="preserve"> in Python</w:t>
      </w:r>
      <w:r w:rsidR="008B3556">
        <w:rPr/>
        <w:t xml:space="preserve"> and got 31 results:</w:t>
      </w:r>
    </w:p>
    <w:p w:rsidRPr="003452CA" w:rsidR="00366543" w:rsidP="00E261CA" w:rsidRDefault="006311B9" w14:paraId="786CF3DC" w14:textId="43849427">
      <w:pPr>
        <w:pStyle w:val="ListParagraph"/>
        <w:numPr>
          <w:ilvl w:val="0"/>
          <w:numId w:val="20"/>
        </w:numPr>
        <w:rPr>
          <w:highlight w:val="yellow"/>
        </w:rPr>
      </w:pPr>
      <w:r w:rsidR="006311B9">
        <w:rPr/>
        <w:t xml:space="preserve">Prediction with Kalman filter: </w:t>
      </w:r>
      <w:hyperlink r:id="Rd7b6acbeeab542ef">
        <w:r w:rsidRPr="6E0C9B76" w:rsidR="008B3556">
          <w:rPr>
            <w:rStyle w:val="Hyperlink"/>
          </w:rPr>
          <w:t>https://github.com/jmercat/KalmanBaseline</w:t>
        </w:r>
      </w:hyperlink>
    </w:p>
    <w:p w:rsidRPr="003452CA" w:rsidR="00AB3A6C" w:rsidP="00E261CA" w:rsidRDefault="003566EA" w14:paraId="0C7F4F25" w14:textId="41E3627A">
      <w:pPr>
        <w:pStyle w:val="ListParagraph"/>
        <w:numPr>
          <w:ilvl w:val="0"/>
          <w:numId w:val="20"/>
        </w:numPr>
        <w:rPr>
          <w:highlight w:val="yellow"/>
        </w:rPr>
      </w:pPr>
      <w:r w:rsidR="003566EA">
        <w:rPr/>
        <w:t>Prediction with LSTM</w:t>
      </w:r>
      <w:r w:rsidR="00591E0E">
        <w:rPr/>
        <w:t>:</w:t>
      </w:r>
    </w:p>
    <w:p w:rsidRPr="003452CA" w:rsidR="003566EA" w:rsidP="00E261CA" w:rsidRDefault="00503D77" w14:paraId="3B6A0319" w14:textId="1DAE6528">
      <w:pPr>
        <w:pStyle w:val="ListParagraph"/>
        <w:numPr>
          <w:ilvl w:val="1"/>
          <w:numId w:val="20"/>
        </w:numPr>
        <w:rPr>
          <w:highlight w:val="yellow"/>
        </w:rPr>
      </w:pPr>
      <w:hyperlink r:id="R766dbf417b9f45d9">
        <w:r w:rsidRPr="6E0C9B76" w:rsidR="00E261CA">
          <w:rPr>
            <w:rStyle w:val="Hyperlink"/>
          </w:rPr>
          <w:t>https://github.com/jmercat/nn_forecasting_baseline</w:t>
        </w:r>
      </w:hyperlink>
    </w:p>
    <w:p w:rsidRPr="003452CA" w:rsidR="00591E0E" w:rsidP="0012766B" w:rsidRDefault="00503D77" w14:paraId="54CD7A9D" w14:textId="008F5325">
      <w:pPr>
        <w:pStyle w:val="ListParagraph"/>
        <w:numPr>
          <w:ilvl w:val="1"/>
          <w:numId w:val="20"/>
        </w:numPr>
        <w:rPr>
          <w:highlight w:val="yellow"/>
        </w:rPr>
      </w:pPr>
      <w:hyperlink r:id="Rbc8ba61a130e4d53">
        <w:r w:rsidRPr="6E0C9B76" w:rsidR="00ED1D54">
          <w:rPr>
            <w:rStyle w:val="Hyperlink"/>
          </w:rPr>
          <w:t>https://github.com/EvaRamaj/projects/tree/c84b362da2b74808aa4690f7f0f8c84fddcae7da/python/DeepLearningThesis/trajectory_validation-SOCIAL_MLP_COMPLETED</w:t>
        </w:r>
      </w:hyperlink>
    </w:p>
    <w:p w:rsidRPr="003452CA" w:rsidR="00BB0804" w:rsidP="0012766B" w:rsidRDefault="00BB0804" w14:paraId="05450DE5" w14:textId="2608052C">
      <w:pPr>
        <w:pStyle w:val="ListParagraph"/>
        <w:numPr>
          <w:ilvl w:val="1"/>
          <w:numId w:val="20"/>
        </w:numPr>
        <w:rPr>
          <w:highlight w:val="yellow"/>
        </w:rPr>
      </w:pPr>
      <w:r w:rsidR="00BB0804">
        <w:rPr/>
        <w:t xml:space="preserve">Paper: </w:t>
      </w:r>
      <w:proofErr w:type="spellStart"/>
      <w:r w:rsidRPr="6E0C9B76" w:rsidR="00BB0804">
        <w:rPr>
          <w:i w:val="1"/>
          <w:iCs w:val="1"/>
        </w:rPr>
        <w:t>RobustTP</w:t>
      </w:r>
      <w:proofErr w:type="spellEnd"/>
      <w:r w:rsidRPr="6E0C9B76" w:rsidR="00BB0804">
        <w:rPr>
          <w:i w:val="1"/>
          <w:iCs w:val="1"/>
        </w:rPr>
        <w:t xml:space="preserve">: End-to-End Trajectory Prediction for Heterogeneous Road-Agents in Dense Traffic with Noisy Sensor </w:t>
      </w:r>
      <w:proofErr w:type="gramStart"/>
      <w:r w:rsidRPr="6E0C9B76" w:rsidR="00BB0804">
        <w:rPr>
          <w:i w:val="1"/>
          <w:iCs w:val="1"/>
        </w:rPr>
        <w:t>Inputs</w:t>
      </w:r>
      <w:r w:rsidR="00FC44FF">
        <w:rPr/>
        <w:t xml:space="preserve"> :</w:t>
      </w:r>
      <w:proofErr w:type="gramEnd"/>
      <w:r w:rsidR="00FC44FF">
        <w:rPr/>
        <w:t xml:space="preserve"> </w:t>
      </w:r>
      <w:hyperlink r:id="R9a1214865430455c">
        <w:r w:rsidRPr="6E0C9B76" w:rsidR="008B0D4D">
          <w:rPr>
            <w:rStyle w:val="Hyperlink"/>
          </w:rPr>
          <w:t>https://github.com/rohanchandra30/TrackNPred</w:t>
        </w:r>
      </w:hyperlink>
    </w:p>
    <w:p w:rsidRPr="003452CA" w:rsidR="00FC44FF" w:rsidP="0012766B" w:rsidRDefault="00FC44FF" w14:paraId="7CD10D61" w14:textId="4ACE5412">
      <w:pPr>
        <w:pStyle w:val="ListParagraph"/>
        <w:numPr>
          <w:ilvl w:val="1"/>
          <w:numId w:val="20"/>
        </w:numPr>
        <w:rPr>
          <w:highlight w:val="yellow"/>
        </w:rPr>
      </w:pPr>
      <w:r w:rsidR="00FC44FF">
        <w:rPr/>
        <w:t>P</w:t>
      </w:r>
      <w:r w:rsidR="008E7697">
        <w:rPr/>
        <w:t>a</w:t>
      </w:r>
      <w:r w:rsidR="00FC44FF">
        <w:rPr/>
        <w:t xml:space="preserve">per: </w:t>
      </w:r>
      <w:r w:rsidRPr="6E0C9B76" w:rsidR="008E7697">
        <w:rPr>
          <w:i w:val="1"/>
          <w:iCs w:val="1"/>
        </w:rPr>
        <w:t>Convolutional Social Pooling for Vehicle Trajectory Prediction</w:t>
      </w:r>
      <w:r w:rsidR="008E7697">
        <w:rPr/>
        <w:t xml:space="preserve">: </w:t>
      </w:r>
      <w:hyperlink r:id="R0320f2f2d99b467e">
        <w:r w:rsidRPr="6E0C9B76" w:rsidR="008E7697">
          <w:rPr>
            <w:rStyle w:val="Hyperlink"/>
          </w:rPr>
          <w:t>https://github.com/nachiket92/conv-social-pooling</w:t>
        </w:r>
      </w:hyperlink>
    </w:p>
    <w:p w:rsidRPr="003452CA" w:rsidR="008E7697" w:rsidP="0012766B" w:rsidRDefault="00A24573" w14:paraId="75338CDE" w14:textId="52304AF0">
      <w:pPr>
        <w:pStyle w:val="ListParagraph"/>
        <w:numPr>
          <w:ilvl w:val="1"/>
          <w:numId w:val="20"/>
        </w:numPr>
        <w:rPr>
          <w:highlight w:val="yellow"/>
        </w:rPr>
      </w:pPr>
      <w:r w:rsidR="00A24573">
        <w:rPr/>
        <w:t xml:space="preserve">Paper: </w:t>
      </w:r>
      <w:r w:rsidRPr="6E0C9B76" w:rsidR="00A24573">
        <w:rPr>
          <w:i w:val="1"/>
          <w:iCs w:val="1"/>
        </w:rPr>
        <w:t>Multiple Futures Prediction</w:t>
      </w:r>
      <w:r w:rsidR="00A24573">
        <w:rPr/>
        <w:t xml:space="preserve">: </w:t>
      </w:r>
      <w:hyperlink r:id="R174429d7346c424f">
        <w:r w:rsidRPr="6E0C9B76" w:rsidR="00FA2A02">
          <w:rPr>
            <w:color w:val="0000FF"/>
            <w:u w:val="single"/>
          </w:rPr>
          <w:t>https://github.com/apple/ml-multiple-futures-prediction</w:t>
        </w:r>
      </w:hyperlink>
    </w:p>
    <w:p w:rsidRPr="003452CA" w:rsidR="00FA2A02" w:rsidP="0012766B" w:rsidRDefault="00AF26B0" w14:paraId="147A133A" w14:textId="2E04D518">
      <w:pPr>
        <w:pStyle w:val="ListParagraph"/>
        <w:numPr>
          <w:ilvl w:val="1"/>
          <w:numId w:val="20"/>
        </w:numPr>
        <w:rPr>
          <w:highlight w:val="yellow"/>
        </w:rPr>
      </w:pPr>
      <w:r w:rsidR="00AF26B0">
        <w:rPr/>
        <w:t xml:space="preserve">Paper: </w:t>
      </w:r>
      <w:r w:rsidRPr="6E0C9B76" w:rsidR="00AF26B0">
        <w:rPr>
          <w:i w:val="1"/>
          <w:iCs w:val="1"/>
        </w:rPr>
        <w:t>Spectral-Clustering-Graph-LSTM -- Paper ID: 9832</w:t>
      </w:r>
      <w:r w:rsidR="00AF26B0">
        <w:rPr/>
        <w:t xml:space="preserve">: </w:t>
      </w:r>
      <w:hyperlink r:id="R3d8a05b53d424328">
        <w:r w:rsidRPr="6E0C9B76" w:rsidR="003F2C35">
          <w:rPr>
            <w:rStyle w:val="Hyperlink"/>
          </w:rPr>
          <w:t>https://github.com/CVPR2020-9832/Spectral-Clustering-Graph-LSTM</w:t>
        </w:r>
      </w:hyperlink>
    </w:p>
    <w:p w:rsidRPr="003452CA" w:rsidR="003F2C35" w:rsidP="0012766B" w:rsidRDefault="003F2C35" w14:paraId="0187E764" w14:textId="1147A8BF">
      <w:pPr>
        <w:pStyle w:val="ListParagraph"/>
        <w:numPr>
          <w:ilvl w:val="1"/>
          <w:numId w:val="20"/>
        </w:numPr>
        <w:rPr>
          <w:highlight w:val="yellow"/>
        </w:rPr>
      </w:pPr>
      <w:r w:rsidR="003F2C35">
        <w:rPr/>
        <w:t xml:space="preserve">Paper: </w:t>
      </w:r>
      <w:r w:rsidR="007A40E8">
        <w:rPr/>
        <w:t>Forecasting Trajectory and Behavior of Road-Agents Using Spectral Clustering in Graph-LSTMs</w:t>
      </w:r>
      <w:r w:rsidR="00107B2A">
        <w:rPr/>
        <w:t xml:space="preserve">: </w:t>
      </w:r>
      <w:hyperlink r:id="R0dd8f0ed5ea2454e">
        <w:r w:rsidRPr="6E0C9B76" w:rsidR="00107B2A">
          <w:rPr>
            <w:rStyle w:val="Hyperlink"/>
          </w:rPr>
          <w:t>https://github.com/rohanchandra30/Spectral-Trajectory-and-Behavior-Prediction</w:t>
        </w:r>
      </w:hyperlink>
    </w:p>
    <w:p w:rsidRPr="003452CA" w:rsidR="009A3CDB" w:rsidP="6E0C9B76" w:rsidRDefault="00052A44" w14:paraId="0A516280" w14:textId="702CECFE">
      <w:pPr/>
      <w:r w:rsidR="00052A44">
        <w:rPr/>
        <w:t>Those codes in the link above are useful</w:t>
      </w:r>
      <w:r w:rsidR="006A6F55">
        <w:rPr/>
        <w:t>,</w:t>
      </w:r>
      <w:r w:rsidR="00052A44">
        <w:rPr/>
        <w:t xml:space="preserve"> but the</w:t>
      </w:r>
      <w:r w:rsidR="00144DF8">
        <w:rPr/>
        <w:t>y</w:t>
      </w:r>
      <w:r w:rsidR="00052A44">
        <w:rPr/>
        <w:t xml:space="preserve"> used </w:t>
      </w:r>
      <w:proofErr w:type="spellStart"/>
      <w:r w:rsidR="00052A44">
        <w:rPr/>
        <w:t>Pytorch</w:t>
      </w:r>
      <w:proofErr w:type="spellEnd"/>
      <w:r w:rsidR="00052A44">
        <w:rPr/>
        <w:t xml:space="preserve"> for neural network, while I </w:t>
      </w:r>
      <w:r w:rsidR="00A35E67">
        <w:rPr/>
        <w:t xml:space="preserve">only know to build a model network via </w:t>
      </w:r>
      <w:proofErr w:type="spellStart"/>
      <w:r w:rsidR="00A35E67">
        <w:rPr/>
        <w:t>Tensorflow</w:t>
      </w:r>
      <w:proofErr w:type="spellEnd"/>
      <w:r w:rsidR="00A35E67">
        <w:rPr/>
        <w:t xml:space="preserve">. </w:t>
      </w:r>
      <w:r w:rsidR="00BF55F2">
        <w:rPr/>
        <w:t>If you want to see how different they are</w:t>
      </w:r>
      <w:r w:rsidR="001C6EEF">
        <w:rPr/>
        <w:t xml:space="preserve">, please check this link: </w:t>
      </w:r>
      <w:hyperlink w:anchor=":~:text=PyTorch%20has%20long%20been%20the,solutions%20and%20smaller%2Dscale%20models." r:id="R30f614505ab34668">
        <w:r w:rsidRPr="6E0C9B76" w:rsidR="001C6EEF">
          <w:rPr>
            <w:rStyle w:val="Hyperlink"/>
          </w:rPr>
          <w:t>https://blog.udacity.com/2020/05/pytorch-vs-tensorflow-what-you-need-to-know.html#:~:text=PyTorch%20has%20long%20been%20the,solutions%20and%20smaller%2Dscale%20models.</w:t>
        </w:r>
      </w:hyperlink>
    </w:p>
    <w:p w:rsidR="001C6EEF" w:rsidP="009A3CDB" w:rsidRDefault="006A6F55" w14:paraId="682BC8DE" w14:textId="558E36EF">
      <w:r w:rsidR="006A6F55">
        <w:rPr/>
        <w:t xml:space="preserve">→ </w:t>
      </w:r>
      <w:r w:rsidR="00BE2FD6">
        <w:rPr/>
        <w:t xml:space="preserve">I will have to build ANN models in </w:t>
      </w:r>
      <w:proofErr w:type="spellStart"/>
      <w:r w:rsidR="00BE2FD6">
        <w:rPr/>
        <w:t>Tensorflow</w:t>
      </w:r>
      <w:proofErr w:type="spellEnd"/>
      <w:r w:rsidR="00BE2FD6">
        <w:rPr/>
        <w:t xml:space="preserve"> without</w:t>
      </w:r>
      <w:r w:rsidR="003452CA">
        <w:rPr/>
        <w:t xml:space="preserve"> VTP</w:t>
      </w:r>
      <w:r w:rsidR="00BE2FD6">
        <w:rPr/>
        <w:t xml:space="preserve"> </w:t>
      </w:r>
      <w:r w:rsidR="003452CA">
        <w:rPr/>
        <w:t>examples</w:t>
      </w:r>
    </w:p>
    <w:p w:rsidRPr="00E15430" w:rsidR="001C6EEF" w:rsidP="009A3CDB" w:rsidRDefault="00F6003A" w14:paraId="57A68544" w14:textId="6824889C">
      <w:pPr>
        <w:rPr>
          <w:b w:val="1"/>
          <w:bCs w:val="1"/>
        </w:rPr>
      </w:pPr>
      <w:r w:rsidRPr="6E0C9B76" w:rsidR="00F6003A">
        <w:rPr>
          <w:b w:val="1"/>
          <w:bCs w:val="1"/>
        </w:rPr>
        <w:t>Next</w:t>
      </w:r>
      <w:r w:rsidRPr="6E0C9B76" w:rsidR="00E15430">
        <w:rPr>
          <w:b w:val="1"/>
          <w:bCs w:val="1"/>
        </w:rPr>
        <w:t xml:space="preserve"> step</w:t>
      </w:r>
      <w:r w:rsidRPr="6E0C9B76" w:rsidR="00F6003A">
        <w:rPr>
          <w:b w:val="1"/>
          <w:bCs w:val="1"/>
        </w:rPr>
        <w:t xml:space="preserve">: package of </w:t>
      </w:r>
      <w:r w:rsidRPr="6E0C9B76" w:rsidR="00E15430">
        <w:rPr>
          <w:b w:val="1"/>
          <w:bCs w:val="1"/>
        </w:rPr>
        <w:t xml:space="preserve">LSTM, </w:t>
      </w:r>
      <w:proofErr w:type="spellStart"/>
      <w:r w:rsidRPr="6E0C9B76" w:rsidR="00F6003A">
        <w:rPr>
          <w:b w:val="1"/>
          <w:bCs w:val="1"/>
        </w:rPr>
        <w:t>IndRNN</w:t>
      </w:r>
      <w:proofErr w:type="spellEnd"/>
      <w:r w:rsidRPr="6E0C9B76" w:rsidR="00F6003A">
        <w:rPr>
          <w:b w:val="1"/>
          <w:bCs w:val="1"/>
        </w:rPr>
        <w:t xml:space="preserve"> in </w:t>
      </w:r>
      <w:proofErr w:type="spellStart"/>
      <w:r w:rsidRPr="6E0C9B76" w:rsidR="00F6003A">
        <w:rPr>
          <w:b w:val="1"/>
          <w:bCs w:val="1"/>
        </w:rPr>
        <w:t>Tensorflow</w:t>
      </w:r>
      <w:proofErr w:type="spellEnd"/>
      <w:commentRangeEnd w:id="391667652"/>
      <w:r>
        <w:rPr>
          <w:rStyle w:val="CommentReference"/>
        </w:rPr>
        <w:commentReference w:id="391667652"/>
      </w:r>
    </w:p>
    <w:p w:rsidRPr="009E26CC" w:rsidR="00F170A3" w:rsidP="00F170A3" w:rsidRDefault="006C35C7" w14:paraId="5E222FAA" w14:textId="629FAC5C">
      <w:pPr>
        <w:pStyle w:val="Heading1"/>
        <w:rPr>
          <w:highlight w:val="yellow"/>
        </w:rPr>
      </w:pPr>
      <w:r w:rsidRPr="149E60B3">
        <w:rPr>
          <w:rPrChange w:author="Zhang, Jack (Yunpeng)" w:date="2020-07-28T01:38:00Z" w:id="106">
            <w:rPr>
              <w:highlight w:val="yellow"/>
            </w:rPr>
          </w:rPrChange>
        </w:rPr>
        <w:t xml:space="preserve">evaluation plan </w:t>
      </w:r>
    </w:p>
    <w:p w:rsidRPr="009E26CC" w:rsidR="002D4BA6" w:rsidP="0019674F" w:rsidRDefault="002D4BA6" w14:paraId="22A42422" w14:textId="7B7A86C5">
      <w:pPr>
        <w:pStyle w:val="ListParagraph"/>
        <w:numPr>
          <w:ilvl w:val="0"/>
          <w:numId w:val="33"/>
        </w:numPr>
        <w:rPr>
          <w:highlight w:val="yellow"/>
        </w:rPr>
      </w:pPr>
      <w:r w:rsidRPr="149E60B3">
        <w:rPr>
          <w:rPrChange w:author="Zhang, Jack (Yunpeng)" w:date="2020-07-28T01:38:00Z" w:id="107">
            <w:rPr>
              <w:highlight w:val="yellow"/>
            </w:rPr>
          </w:rPrChange>
        </w:rPr>
        <w:t xml:space="preserve">Test the developed model on </w:t>
      </w:r>
      <w:r w:rsidRPr="149E60B3" w:rsidR="001556CC">
        <w:rPr>
          <w:rPrChange w:author="Zhang, Jack (Yunpeng)" w:date="2020-07-28T01:38:00Z" w:id="108">
            <w:rPr>
              <w:highlight w:val="yellow"/>
            </w:rPr>
          </w:rPrChange>
        </w:rPr>
        <w:t>different datasets</w:t>
      </w:r>
    </w:p>
    <w:p w:rsidRPr="009E26CC" w:rsidR="001556CC" w:rsidP="0019674F" w:rsidRDefault="001556CC" w14:paraId="26913CB0" w14:textId="26728566">
      <w:pPr>
        <w:pStyle w:val="ListParagraph"/>
        <w:numPr>
          <w:ilvl w:val="0"/>
          <w:numId w:val="33"/>
        </w:numPr>
        <w:rPr>
          <w:highlight w:val="yellow"/>
        </w:rPr>
      </w:pPr>
      <w:r w:rsidRPr="149E60B3">
        <w:rPr>
          <w:rPrChange w:author="Zhang, Jack (Yunpeng)" w:date="2020-07-28T01:38:00Z" w:id="109">
            <w:rPr>
              <w:highlight w:val="yellow"/>
            </w:rPr>
          </w:rPrChange>
        </w:rPr>
        <w:t>Compare the developed model with previous LSTM models in term of performance and computing time</w:t>
      </w:r>
    </w:p>
    <w:p w:rsidRPr="009E26CC" w:rsidR="006C35C7" w:rsidP="00F170A3" w:rsidRDefault="006C35C7" w14:paraId="13787D43" w14:textId="4E4592EB">
      <w:pPr>
        <w:pStyle w:val="Heading1"/>
        <w:rPr>
          <w:highlight w:val="yellow"/>
        </w:rPr>
      </w:pPr>
      <w:r w:rsidRPr="149E60B3">
        <w:rPr>
          <w:rPrChange w:author="Zhang, Jack (Yunpeng)" w:date="2020-07-28T01:38:00Z" w:id="110">
            <w:rPr>
              <w:highlight w:val="yellow"/>
            </w:rPr>
          </w:rPrChange>
        </w:rPr>
        <w:t>research outcome prediction</w:t>
      </w:r>
    </w:p>
    <w:p w:rsidRPr="009E26CC" w:rsidR="0049118F" w:rsidP="149E60B3" w:rsidRDefault="0049118F" w14:paraId="093217AD" w14:textId="5F268145">
      <w:pPr>
        <w:rPr>
          <w:color w:val="000000"/>
          <w:rPrChange w:author="Zhang, Jack (Yunpeng)" w:date="2020-07-28T01:38:00Z" w:id="111">
            <w:rPr>
              <w:color w:val="000000" w:themeColor="text1"/>
              <w:highlight w:val="yellow"/>
            </w:rPr>
          </w:rPrChange>
        </w:rPr>
      </w:pPr>
      <w:r w:rsidRPr="149E60B3">
        <w:rPr>
          <w:color w:val="000000" w:themeColor="text1"/>
          <w:rPrChange w:author="Zhang, Jack (Yunpeng)" w:date="2020-07-28T01:38:00Z" w:id="112">
            <w:rPr>
              <w:color w:val="000000" w:themeColor="text1"/>
              <w:highlight w:val="yellow"/>
            </w:rPr>
          </w:rPrChange>
        </w:rPr>
        <w:t>Expectations when the project finishes:</w:t>
      </w:r>
    </w:p>
    <w:p w:rsidRPr="009E26CC" w:rsidR="0019674F" w:rsidP="0019674F" w:rsidRDefault="009115F9" w14:paraId="633A170B" w14:textId="1BC33950">
      <w:pPr>
        <w:pStyle w:val="ListParagraph"/>
        <w:numPr>
          <w:ilvl w:val="0"/>
          <w:numId w:val="20"/>
        </w:numPr>
        <w:rPr>
          <w:color w:val="000000"/>
          <w:highlight w:val="yellow"/>
        </w:rPr>
      </w:pPr>
      <w:r w:rsidRPr="149E60B3">
        <w:rPr>
          <w:color w:val="000000" w:themeColor="text1"/>
          <w:rPrChange w:author="Zhang, Jack (Yunpeng)" w:date="2020-07-28T01:38:00Z" w:id="113">
            <w:rPr>
              <w:color w:val="000000" w:themeColor="text1"/>
              <w:highlight w:val="yellow"/>
            </w:rPr>
          </w:rPrChange>
        </w:rPr>
        <w:t>A n</w:t>
      </w:r>
      <w:r w:rsidRPr="149E60B3" w:rsidR="0019674F">
        <w:rPr>
          <w:color w:val="000000" w:themeColor="text1"/>
          <w:rPrChange w:author="Zhang, Jack (Yunpeng)" w:date="2020-07-28T01:38:00Z" w:id="114">
            <w:rPr>
              <w:color w:val="000000" w:themeColor="text1"/>
              <w:highlight w:val="yellow"/>
            </w:rPr>
          </w:rPrChange>
        </w:rPr>
        <w:t>ew</w:t>
      </w:r>
      <w:r w:rsidRPr="149E60B3">
        <w:rPr>
          <w:color w:val="000000" w:themeColor="text1"/>
          <w:rPrChange w:author="Zhang, Jack (Yunpeng)" w:date="2020-07-28T01:38:00Z" w:id="115">
            <w:rPr>
              <w:color w:val="000000" w:themeColor="text1"/>
              <w:highlight w:val="yellow"/>
            </w:rPr>
          </w:rPrChange>
        </w:rPr>
        <w:t xml:space="preserve"> novel</w:t>
      </w:r>
      <w:r w:rsidRPr="149E60B3" w:rsidR="0019674F">
        <w:rPr>
          <w:color w:val="000000" w:themeColor="text1"/>
          <w:rPrChange w:author="Zhang, Jack (Yunpeng)" w:date="2020-07-28T01:38:00Z" w:id="116">
            <w:rPr>
              <w:color w:val="000000" w:themeColor="text1"/>
              <w:highlight w:val="yellow"/>
            </w:rPr>
          </w:rPrChange>
        </w:rPr>
        <w:t xml:space="preserve"> </w:t>
      </w:r>
      <w:r w:rsidRPr="149E60B3">
        <w:rPr>
          <w:color w:val="000000" w:themeColor="text1"/>
          <w:rPrChange w:author="Zhang, Jack (Yunpeng)" w:date="2020-07-28T01:38:00Z" w:id="117">
            <w:rPr>
              <w:color w:val="000000" w:themeColor="text1"/>
              <w:highlight w:val="yellow"/>
            </w:rPr>
          </w:rPrChange>
        </w:rPr>
        <w:t>neural network model for vehicle trajectory prediction is proposed. Th</w:t>
      </w:r>
      <w:r w:rsidRPr="149E60B3" w:rsidR="00E61464">
        <w:rPr>
          <w:color w:val="000000" w:themeColor="text1"/>
          <w:rPrChange w:author="Zhang, Jack (Yunpeng)" w:date="2020-07-28T01:38:00Z" w:id="118">
            <w:rPr>
              <w:color w:val="000000" w:themeColor="text1"/>
              <w:highlight w:val="yellow"/>
            </w:rPr>
          </w:rPrChange>
        </w:rPr>
        <w:t>e advantages of this model are:</w:t>
      </w:r>
    </w:p>
    <w:p w:rsidRPr="009E26CC" w:rsidR="00E61464" w:rsidP="00E61464" w:rsidRDefault="00A20FA8" w14:paraId="2B7A842F" w14:textId="1219E80E">
      <w:pPr>
        <w:pStyle w:val="ListParagraph"/>
        <w:numPr>
          <w:ilvl w:val="1"/>
          <w:numId w:val="20"/>
        </w:numPr>
        <w:rPr>
          <w:color w:val="000000"/>
          <w:highlight w:val="yellow"/>
        </w:rPr>
      </w:pPr>
      <w:r w:rsidRPr="149E60B3">
        <w:rPr>
          <w:color w:val="000000" w:themeColor="text1"/>
          <w:rPrChange w:author="Zhang, Jack (Yunpeng)" w:date="2020-07-28T01:38:00Z" w:id="119">
            <w:rPr>
              <w:color w:val="000000" w:themeColor="text1"/>
              <w:highlight w:val="yellow"/>
            </w:rPr>
          </w:rPrChange>
        </w:rPr>
        <w:t>It require</w:t>
      </w:r>
      <w:r w:rsidRPr="149E60B3" w:rsidR="006B365C">
        <w:rPr>
          <w:color w:val="000000" w:themeColor="text1"/>
          <w:rPrChange w:author="Zhang, Jack (Yunpeng)" w:date="2020-07-28T01:38:00Z" w:id="120">
            <w:rPr>
              <w:color w:val="000000" w:themeColor="text1"/>
              <w:highlight w:val="yellow"/>
            </w:rPr>
          </w:rPrChange>
        </w:rPr>
        <w:t>s a</w:t>
      </w:r>
      <w:r w:rsidRPr="149E60B3">
        <w:rPr>
          <w:color w:val="000000" w:themeColor="text1"/>
          <w:rPrChange w:author="Zhang, Jack (Yunpeng)" w:date="2020-07-28T01:38:00Z" w:id="121">
            <w:rPr>
              <w:color w:val="000000" w:themeColor="text1"/>
              <w:highlight w:val="yellow"/>
            </w:rPr>
          </w:rPrChange>
        </w:rPr>
        <w:t xml:space="preserve"> short</w:t>
      </w:r>
      <w:r w:rsidRPr="149E60B3" w:rsidR="006B365C">
        <w:rPr>
          <w:color w:val="000000" w:themeColor="text1"/>
          <w:rPrChange w:author="Zhang, Jack (Yunpeng)" w:date="2020-07-28T01:38:00Z" w:id="122">
            <w:rPr>
              <w:color w:val="000000" w:themeColor="text1"/>
              <w:highlight w:val="yellow"/>
            </w:rPr>
          </w:rPrChange>
        </w:rPr>
        <w:t xml:space="preserve"> amount of</w:t>
      </w:r>
      <w:r w:rsidRPr="149E60B3">
        <w:rPr>
          <w:color w:val="000000" w:themeColor="text1"/>
          <w:rPrChange w:author="Zhang, Jack (Yunpeng)" w:date="2020-07-28T01:38:00Z" w:id="123">
            <w:rPr>
              <w:color w:val="000000" w:themeColor="text1"/>
              <w:highlight w:val="yellow"/>
            </w:rPr>
          </w:rPrChange>
        </w:rPr>
        <w:t xml:space="preserve"> time of training</w:t>
      </w:r>
    </w:p>
    <w:p w:rsidRPr="009E26CC" w:rsidR="00C91508" w:rsidP="00E61464" w:rsidRDefault="0001399A" w14:paraId="06E81E9B" w14:textId="47B57ECE">
      <w:pPr>
        <w:pStyle w:val="ListParagraph"/>
        <w:numPr>
          <w:ilvl w:val="1"/>
          <w:numId w:val="20"/>
        </w:numPr>
        <w:rPr>
          <w:color w:val="000000"/>
          <w:highlight w:val="yellow"/>
        </w:rPr>
      </w:pPr>
      <w:r w:rsidRPr="149E60B3">
        <w:rPr>
          <w:color w:val="000000" w:themeColor="text1"/>
          <w:rPrChange w:author="Zhang, Jack (Yunpeng)" w:date="2020-07-28T01:38:00Z" w:id="124">
            <w:rPr>
              <w:color w:val="000000" w:themeColor="text1"/>
              <w:highlight w:val="yellow"/>
            </w:rPr>
          </w:rPrChange>
        </w:rPr>
        <w:t>It can produce h</w:t>
      </w:r>
      <w:r w:rsidRPr="149E60B3" w:rsidR="00C91508">
        <w:rPr>
          <w:color w:val="000000" w:themeColor="text1"/>
          <w:rPrChange w:author="Zhang, Jack (Yunpeng)" w:date="2020-07-28T01:38:00Z" w:id="125">
            <w:rPr>
              <w:color w:val="000000" w:themeColor="text1"/>
              <w:highlight w:val="yellow"/>
            </w:rPr>
          </w:rPrChange>
        </w:rPr>
        <w:t xml:space="preserve">igher </w:t>
      </w:r>
      <w:r w:rsidRPr="149E60B3" w:rsidR="007C38FD">
        <w:rPr>
          <w:color w:val="000000" w:themeColor="text1"/>
          <w:rPrChange w:author="Zhang, Jack (Yunpeng)" w:date="2020-07-28T01:38:00Z" w:id="126">
            <w:rPr>
              <w:color w:val="000000" w:themeColor="text1"/>
              <w:highlight w:val="yellow"/>
            </w:rPr>
          </w:rPrChange>
        </w:rPr>
        <w:t xml:space="preserve">accuracy </w:t>
      </w:r>
      <w:r w:rsidRPr="149E60B3" w:rsidR="00C75017">
        <w:rPr>
          <w:color w:val="000000" w:themeColor="text1"/>
          <w:rPrChange w:author="Zhang, Jack (Yunpeng)" w:date="2020-07-28T01:38:00Z" w:id="127">
            <w:rPr>
              <w:color w:val="000000" w:themeColor="text1"/>
              <w:highlight w:val="yellow"/>
            </w:rPr>
          </w:rPrChange>
        </w:rPr>
        <w:t xml:space="preserve">than previous models </w:t>
      </w:r>
      <w:r w:rsidRPr="149E60B3" w:rsidR="007C38FD">
        <w:rPr>
          <w:color w:val="000000" w:themeColor="text1"/>
          <w:rPrChange w:author="Zhang, Jack (Yunpeng)" w:date="2020-07-28T01:38:00Z" w:id="128">
            <w:rPr>
              <w:color w:val="000000" w:themeColor="text1"/>
              <w:highlight w:val="yellow"/>
            </w:rPr>
          </w:rPrChange>
        </w:rPr>
        <w:t>due to the implementation of GNN</w:t>
      </w:r>
    </w:p>
    <w:p w:rsidRPr="009E26CC" w:rsidR="007C38FD" w:rsidP="00E61464" w:rsidRDefault="0001399A" w14:paraId="7AB060F4" w14:textId="188712E0">
      <w:pPr>
        <w:pStyle w:val="ListParagraph"/>
        <w:numPr>
          <w:ilvl w:val="1"/>
          <w:numId w:val="20"/>
        </w:numPr>
        <w:rPr>
          <w:color w:val="000000"/>
          <w:highlight w:val="yellow"/>
        </w:rPr>
      </w:pPr>
      <w:r w:rsidRPr="149E60B3">
        <w:rPr>
          <w:color w:val="000000" w:themeColor="text1"/>
          <w:rPrChange w:author="Zhang, Jack (Yunpeng)" w:date="2020-07-28T01:38:00Z" w:id="129">
            <w:rPr>
              <w:color w:val="000000" w:themeColor="text1"/>
              <w:highlight w:val="yellow"/>
            </w:rPr>
          </w:rPrChange>
        </w:rPr>
        <w:t>It work</w:t>
      </w:r>
      <w:r w:rsidRPr="149E60B3" w:rsidR="00E003CB">
        <w:rPr>
          <w:color w:val="000000" w:themeColor="text1"/>
          <w:rPrChange w:author="Zhang, Jack (Yunpeng)" w:date="2020-07-28T01:38:00Z" w:id="130">
            <w:rPr>
              <w:color w:val="000000" w:themeColor="text1"/>
              <w:highlight w:val="yellow"/>
            </w:rPr>
          </w:rPrChange>
        </w:rPr>
        <w:t>s</w:t>
      </w:r>
      <w:r w:rsidRPr="149E60B3">
        <w:rPr>
          <w:color w:val="000000" w:themeColor="text1"/>
          <w:rPrChange w:author="Zhang, Jack (Yunpeng)" w:date="2020-07-28T01:38:00Z" w:id="131">
            <w:rPr>
              <w:color w:val="000000" w:themeColor="text1"/>
              <w:highlight w:val="yellow"/>
            </w:rPr>
          </w:rPrChange>
        </w:rPr>
        <w:t xml:space="preserve"> </w:t>
      </w:r>
      <w:r w:rsidRPr="149E60B3" w:rsidR="00E003CB">
        <w:rPr>
          <w:color w:val="000000" w:themeColor="text1"/>
          <w:rPrChange w:author="Zhang, Jack (Yunpeng)" w:date="2020-07-28T01:38:00Z" w:id="132">
            <w:rPr>
              <w:color w:val="000000" w:themeColor="text1"/>
              <w:highlight w:val="yellow"/>
            </w:rPr>
          </w:rPrChange>
        </w:rPr>
        <w:t xml:space="preserve">well </w:t>
      </w:r>
      <w:r w:rsidRPr="149E60B3">
        <w:rPr>
          <w:color w:val="000000" w:themeColor="text1"/>
          <w:rPrChange w:author="Zhang, Jack (Yunpeng)" w:date="2020-07-28T01:38:00Z" w:id="133">
            <w:rPr>
              <w:color w:val="000000" w:themeColor="text1"/>
              <w:highlight w:val="yellow"/>
            </w:rPr>
          </w:rPrChange>
        </w:rPr>
        <w:t>with diverse highway</w:t>
      </w:r>
      <w:r w:rsidRPr="149E60B3" w:rsidR="00E003CB">
        <w:rPr>
          <w:color w:val="000000" w:themeColor="text1"/>
          <w:rPrChange w:author="Zhang, Jack (Yunpeng)" w:date="2020-07-28T01:38:00Z" w:id="134">
            <w:rPr>
              <w:color w:val="000000" w:themeColor="text1"/>
              <w:highlight w:val="yellow"/>
            </w:rPr>
          </w:rPrChange>
        </w:rPr>
        <w:t>s</w:t>
      </w:r>
      <w:r w:rsidRPr="149E60B3">
        <w:rPr>
          <w:color w:val="000000" w:themeColor="text1"/>
          <w:highlight w:val="yellow"/>
        </w:rPr>
        <w:t xml:space="preserve"> </w:t>
      </w:r>
    </w:p>
    <w:p w:rsidRPr="00495855" w:rsidR="00E003CB" w:rsidP="00495855" w:rsidRDefault="00E003CB" w14:paraId="10EBECC0" w14:textId="77777777">
      <w:pPr>
        <w:rPr>
          <w:color w:val="000000"/>
        </w:rPr>
      </w:pPr>
    </w:p>
    <w:p w:rsidRPr="00325393" w:rsidR="00325393" w:rsidP="00325393" w:rsidRDefault="00325393" w14:paraId="419E6A36" w14:textId="2BC6BEFF">
      <w:pPr>
        <w:pStyle w:val="Heading1"/>
      </w:pPr>
      <w:r>
        <w:lastRenderedPageBreak/>
        <w:t>Reference</w:t>
      </w:r>
    </w:p>
    <w:p w:rsidRPr="00064170" w:rsidR="00064170" w:rsidP="00064170" w:rsidRDefault="00793A01" w14:paraId="4E5CCBF9" w14:textId="2B68FF33">
      <w:pPr>
        <w:widowControl w:val="0"/>
        <w:autoSpaceDE w:val="0"/>
        <w:autoSpaceDN w:val="0"/>
        <w:adjustRightInd w:val="0"/>
        <w:spacing w:line="240" w:lineRule="auto"/>
        <w:ind w:left="480" w:hanging="480"/>
        <w:rPr>
          <w:noProof/>
          <w:szCs w:val="24"/>
        </w:rPr>
      </w:pPr>
      <w:r>
        <w:fldChar w:fldCharType="begin" w:fldLock="1"/>
      </w:r>
      <w:r>
        <w:instrText xml:space="preserve">ADDIN Mendeley Bibliography CSL_BIBLIOGRAPHY </w:instrText>
      </w:r>
      <w:r>
        <w:fldChar w:fldCharType="separate"/>
      </w:r>
      <w:r w:rsidRPr="00064170" w:rsidR="00064170">
        <w:rPr>
          <w:noProof/>
          <w:szCs w:val="24"/>
        </w:rPr>
        <w:t xml:space="preserve">Altché, Florent, and Arnaud de La Fortelle. 2018. “An LSTM Network for Highway Trajectory Prediction.” </w:t>
      </w:r>
      <w:r w:rsidRPr="00064170" w:rsidR="00064170">
        <w:rPr>
          <w:i/>
          <w:iCs/>
          <w:noProof/>
          <w:szCs w:val="24"/>
        </w:rPr>
        <w:t>arXiv.org</w:t>
      </w:r>
      <w:r w:rsidRPr="00064170" w:rsidR="00064170">
        <w:rPr>
          <w:noProof/>
          <w:szCs w:val="24"/>
        </w:rPr>
        <w:t>.</w:t>
      </w:r>
    </w:p>
    <w:p w:rsidRPr="00064170" w:rsidR="00064170" w:rsidP="00064170" w:rsidRDefault="00064170" w14:paraId="5909F8CE" w14:textId="77777777">
      <w:pPr>
        <w:widowControl w:val="0"/>
        <w:autoSpaceDE w:val="0"/>
        <w:autoSpaceDN w:val="0"/>
        <w:adjustRightInd w:val="0"/>
        <w:spacing w:line="240" w:lineRule="auto"/>
        <w:ind w:left="480" w:hanging="480"/>
        <w:rPr>
          <w:noProof/>
          <w:szCs w:val="24"/>
        </w:rPr>
      </w:pPr>
      <w:r w:rsidRPr="00064170">
        <w:rPr>
          <w:noProof/>
          <w:szCs w:val="24"/>
        </w:rPr>
        <w:t>“Autonomous Vehicle Testing Permit Holders - California DMV.” https://www.dmv.ca.gov/portal/vehicle-industry-services/autonomous-vehicles/autonomous-vehicle-testing-permit-holders/ (July 8, 2020).</w:t>
      </w:r>
    </w:p>
    <w:p w:rsidRPr="00064170" w:rsidR="00064170" w:rsidP="00064170" w:rsidRDefault="00064170" w14:paraId="6E9ADF82" w14:textId="77777777">
      <w:pPr>
        <w:widowControl w:val="0"/>
        <w:autoSpaceDE w:val="0"/>
        <w:autoSpaceDN w:val="0"/>
        <w:adjustRightInd w:val="0"/>
        <w:spacing w:line="240" w:lineRule="auto"/>
        <w:ind w:left="480" w:hanging="480"/>
        <w:rPr>
          <w:noProof/>
          <w:szCs w:val="24"/>
        </w:rPr>
      </w:pPr>
      <w:r w:rsidRPr="00064170">
        <w:rPr>
          <w:noProof/>
          <w:szCs w:val="24"/>
        </w:rPr>
        <w:t xml:space="preserve">Chen, Kewei et al. 2018. “A Compact and Configurable Long Short-Term Memory Neural Network Hardware Architecture.” In </w:t>
      </w:r>
      <w:r w:rsidRPr="00064170">
        <w:rPr>
          <w:i/>
          <w:iCs/>
          <w:noProof/>
          <w:szCs w:val="24"/>
        </w:rPr>
        <w:t>Proceedings - International Conference on Image Processing, ICIP</w:t>
      </w:r>
      <w:r w:rsidRPr="00064170">
        <w:rPr>
          <w:noProof/>
          <w:szCs w:val="24"/>
        </w:rPr>
        <w:t>, IEEE Computer Society, 4168–72.</w:t>
      </w:r>
    </w:p>
    <w:p w:rsidRPr="00064170" w:rsidR="00064170" w:rsidP="00064170" w:rsidRDefault="00064170" w14:paraId="467D74EA" w14:textId="77777777">
      <w:pPr>
        <w:widowControl w:val="0"/>
        <w:autoSpaceDE w:val="0"/>
        <w:autoSpaceDN w:val="0"/>
        <w:adjustRightInd w:val="0"/>
        <w:spacing w:line="240" w:lineRule="auto"/>
        <w:ind w:left="480" w:hanging="480"/>
        <w:rPr>
          <w:noProof/>
          <w:szCs w:val="24"/>
        </w:rPr>
      </w:pPr>
      <w:r w:rsidRPr="00064170">
        <w:rPr>
          <w:noProof/>
          <w:szCs w:val="24"/>
        </w:rPr>
        <w:t xml:space="preserve">Cui, Jingze, Xian Zhou, Yanmin Zhu, and Yanyan Shen. 2017. “A Road-Aware Neural Network for Multi-Step Vehicle Trajectory Prediction.” In </w:t>
      </w:r>
      <w:r w:rsidRPr="00064170">
        <w:rPr>
          <w:i/>
          <w:iCs/>
          <w:noProof/>
          <w:szCs w:val="24"/>
        </w:rPr>
        <w:t>Database Systems for Advanced Applications</w:t>
      </w:r>
      <w:r w:rsidRPr="00064170">
        <w:rPr>
          <w:noProof/>
          <w:szCs w:val="24"/>
        </w:rPr>
        <w:t>, Springer International Publishing, 878–90. https://doi.org/10.1007/978-3-319-91452-7.</w:t>
      </w:r>
    </w:p>
    <w:p w:rsidRPr="00064170" w:rsidR="00064170" w:rsidP="00064170" w:rsidRDefault="00064170" w14:paraId="55FB040E" w14:textId="77777777">
      <w:pPr>
        <w:widowControl w:val="0"/>
        <w:autoSpaceDE w:val="0"/>
        <w:autoSpaceDN w:val="0"/>
        <w:adjustRightInd w:val="0"/>
        <w:spacing w:line="240" w:lineRule="auto"/>
        <w:ind w:left="480" w:hanging="480"/>
        <w:rPr>
          <w:noProof/>
          <w:szCs w:val="24"/>
        </w:rPr>
      </w:pPr>
      <w:r w:rsidRPr="00064170">
        <w:rPr>
          <w:noProof/>
          <w:szCs w:val="24"/>
        </w:rPr>
        <w:t xml:space="preserve">Dai, Shengzhe, Li Li, and Zhiheng Li. 2019. “Modeling Vehicle Interactions via Modified LSTM Models for Trajectory Prediction.” </w:t>
      </w:r>
      <w:r w:rsidRPr="00064170">
        <w:rPr>
          <w:i/>
          <w:iCs/>
          <w:noProof/>
          <w:szCs w:val="24"/>
        </w:rPr>
        <w:t>IEEE Access</w:t>
      </w:r>
      <w:r w:rsidRPr="00064170">
        <w:rPr>
          <w:noProof/>
          <w:szCs w:val="24"/>
        </w:rPr>
        <w:t xml:space="preserve"> 7: 38287–96.</w:t>
      </w:r>
    </w:p>
    <w:p w:rsidRPr="00064170" w:rsidR="00064170" w:rsidP="00064170" w:rsidRDefault="00064170" w14:paraId="19D77F21" w14:textId="77777777">
      <w:pPr>
        <w:widowControl w:val="0"/>
        <w:autoSpaceDE w:val="0"/>
        <w:autoSpaceDN w:val="0"/>
        <w:adjustRightInd w:val="0"/>
        <w:spacing w:line="240" w:lineRule="auto"/>
        <w:ind w:left="480" w:hanging="480"/>
        <w:rPr>
          <w:noProof/>
          <w:szCs w:val="24"/>
        </w:rPr>
      </w:pPr>
      <w:r w:rsidRPr="00064170">
        <w:rPr>
          <w:noProof/>
          <w:szCs w:val="24"/>
        </w:rPr>
        <w:t>Danihelka, Ivo et al. 2016. “Associative Long Short-Term Memory.” http://arxiv.org/abs/1602.03032 (July 16, 2020).</w:t>
      </w:r>
    </w:p>
    <w:p w:rsidRPr="00064170" w:rsidR="00064170" w:rsidP="00064170" w:rsidRDefault="00064170" w14:paraId="7B34D9FE" w14:textId="77777777">
      <w:pPr>
        <w:widowControl w:val="0"/>
        <w:autoSpaceDE w:val="0"/>
        <w:autoSpaceDN w:val="0"/>
        <w:adjustRightInd w:val="0"/>
        <w:spacing w:line="240" w:lineRule="auto"/>
        <w:ind w:left="480" w:hanging="480"/>
        <w:rPr>
          <w:noProof/>
          <w:szCs w:val="24"/>
        </w:rPr>
      </w:pPr>
      <w:r w:rsidRPr="00064170">
        <w:rPr>
          <w:noProof/>
          <w:szCs w:val="24"/>
        </w:rPr>
        <w:t xml:space="preserve">Deo, Nachiket, and Mohan M. Trivedi. 2018a. “Convolutional Social Pooling for Vehicle Trajectory Prediction.” </w:t>
      </w:r>
      <w:r w:rsidRPr="00064170">
        <w:rPr>
          <w:i/>
          <w:iCs/>
          <w:noProof/>
          <w:szCs w:val="24"/>
        </w:rPr>
        <w:t>IEEE Computer Society Conference on Computer Vision and Pattern Recognition Workshops</w:t>
      </w:r>
      <w:r w:rsidRPr="00064170">
        <w:rPr>
          <w:noProof/>
          <w:szCs w:val="24"/>
        </w:rPr>
        <w:t xml:space="preserve"> 2018-June: 1549–57.</w:t>
      </w:r>
    </w:p>
    <w:p w:rsidRPr="00064170" w:rsidR="00064170" w:rsidP="00064170" w:rsidRDefault="00064170" w14:paraId="359BF0A4" w14:textId="77777777">
      <w:pPr>
        <w:widowControl w:val="0"/>
        <w:autoSpaceDE w:val="0"/>
        <w:autoSpaceDN w:val="0"/>
        <w:adjustRightInd w:val="0"/>
        <w:spacing w:line="240" w:lineRule="auto"/>
        <w:ind w:left="480" w:hanging="480"/>
        <w:rPr>
          <w:noProof/>
          <w:szCs w:val="24"/>
        </w:rPr>
      </w:pPr>
      <w:r w:rsidRPr="00064170">
        <w:rPr>
          <w:noProof/>
          <w:szCs w:val="24"/>
        </w:rPr>
        <w:t xml:space="preserve">———. 2018b. “Multi-Modal Trajectory Prediction of Surrounding Vehicles with Maneuver Based LSTMs.” In </w:t>
      </w:r>
      <w:r w:rsidRPr="00064170">
        <w:rPr>
          <w:i/>
          <w:iCs/>
          <w:noProof/>
          <w:szCs w:val="24"/>
        </w:rPr>
        <w:t>IEEE Intelligent Vehicles Symposium, Proceedings</w:t>
      </w:r>
      <w:r w:rsidRPr="00064170">
        <w:rPr>
          <w:noProof/>
          <w:szCs w:val="24"/>
        </w:rPr>
        <w:t>, Institute of Electrical and Electronics Engineers Inc., 1179–84.</w:t>
      </w:r>
    </w:p>
    <w:p w:rsidRPr="00064170" w:rsidR="00064170" w:rsidP="00064170" w:rsidRDefault="00064170" w14:paraId="3A6B97B9" w14:textId="77777777">
      <w:pPr>
        <w:widowControl w:val="0"/>
        <w:autoSpaceDE w:val="0"/>
        <w:autoSpaceDN w:val="0"/>
        <w:adjustRightInd w:val="0"/>
        <w:spacing w:line="240" w:lineRule="auto"/>
        <w:ind w:left="480" w:hanging="480"/>
        <w:rPr>
          <w:noProof/>
          <w:szCs w:val="24"/>
        </w:rPr>
      </w:pPr>
      <w:r w:rsidRPr="00064170">
        <w:rPr>
          <w:noProof/>
          <w:szCs w:val="24"/>
        </w:rPr>
        <w:t xml:space="preserve">Eugenio Culurciello. 2018. “The Fall of RNN / LSTM.” </w:t>
      </w:r>
      <w:r w:rsidRPr="00064170">
        <w:rPr>
          <w:i/>
          <w:iCs/>
          <w:noProof/>
          <w:szCs w:val="24"/>
        </w:rPr>
        <w:t>Towards data science</w:t>
      </w:r>
      <w:r w:rsidRPr="00064170">
        <w:rPr>
          <w:noProof/>
          <w:szCs w:val="24"/>
        </w:rPr>
        <w:t>. https://towardsdatascience.com/the-fall-of-rnn-lstm-2d1594c74ce0 (July 16, 2020).</w:t>
      </w:r>
    </w:p>
    <w:p w:rsidRPr="00064170" w:rsidR="00064170" w:rsidP="00064170" w:rsidRDefault="00064170" w14:paraId="4CA86D5F" w14:textId="77777777">
      <w:pPr>
        <w:widowControl w:val="0"/>
        <w:autoSpaceDE w:val="0"/>
        <w:autoSpaceDN w:val="0"/>
        <w:adjustRightInd w:val="0"/>
        <w:spacing w:line="240" w:lineRule="auto"/>
        <w:ind w:left="480" w:hanging="480"/>
        <w:rPr>
          <w:noProof/>
          <w:szCs w:val="24"/>
        </w:rPr>
      </w:pPr>
      <w:r w:rsidRPr="00064170">
        <w:rPr>
          <w:noProof/>
          <w:szCs w:val="24"/>
        </w:rPr>
        <w:t xml:space="preserve">KPMG. 2019. </w:t>
      </w:r>
      <w:r w:rsidRPr="00064170">
        <w:rPr>
          <w:i/>
          <w:iCs/>
          <w:noProof/>
          <w:szCs w:val="24"/>
        </w:rPr>
        <w:t>2019 Autonomous Vehicles Readiness Index: Assessing Countries’ Preparedness for Autonomous Vehicles</w:t>
      </w:r>
      <w:r w:rsidRPr="00064170">
        <w:rPr>
          <w:noProof/>
          <w:szCs w:val="24"/>
        </w:rPr>
        <w:t>. https://assets.kpmg/content/dam/kpmg/xx/pdf/2019/02/2019-autonomous-vehicles-readiness-index.pdf.</w:t>
      </w:r>
    </w:p>
    <w:p w:rsidRPr="00064170" w:rsidR="00064170" w:rsidP="00064170" w:rsidRDefault="00064170" w14:paraId="7478B531" w14:textId="77777777">
      <w:pPr>
        <w:widowControl w:val="0"/>
        <w:autoSpaceDE w:val="0"/>
        <w:autoSpaceDN w:val="0"/>
        <w:adjustRightInd w:val="0"/>
        <w:spacing w:line="240" w:lineRule="auto"/>
        <w:ind w:left="480" w:hanging="480"/>
        <w:rPr>
          <w:noProof/>
          <w:szCs w:val="24"/>
        </w:rPr>
      </w:pPr>
      <w:r w:rsidRPr="00064170">
        <w:rPr>
          <w:noProof/>
          <w:szCs w:val="24"/>
        </w:rPr>
        <w:t>Le, Quoc V., Navdeep Jaitly, and Geoffrey E. Hinton. 2015. “A Simple Way to Initialize Recurrent Networks of Rectified Linear Units.” http://arxiv.org/abs/1504.00941 (July 16, 2020).</w:t>
      </w:r>
    </w:p>
    <w:p w:rsidRPr="00064170" w:rsidR="00064170" w:rsidP="00064170" w:rsidRDefault="00064170" w14:paraId="55CC1747" w14:textId="77777777">
      <w:pPr>
        <w:widowControl w:val="0"/>
        <w:autoSpaceDE w:val="0"/>
        <w:autoSpaceDN w:val="0"/>
        <w:adjustRightInd w:val="0"/>
        <w:spacing w:line="240" w:lineRule="auto"/>
        <w:ind w:left="480" w:hanging="480"/>
        <w:rPr>
          <w:noProof/>
          <w:szCs w:val="24"/>
        </w:rPr>
      </w:pPr>
      <w:r w:rsidRPr="00064170">
        <w:rPr>
          <w:noProof/>
          <w:szCs w:val="24"/>
        </w:rPr>
        <w:t xml:space="preserve">Li, Shuai et al. 2018. “Independently Recurrent Neural Network (IndRNN): Building A Longer and Deeper RNN.” </w:t>
      </w:r>
      <w:r w:rsidRPr="00064170">
        <w:rPr>
          <w:i/>
          <w:iCs/>
          <w:noProof/>
          <w:szCs w:val="24"/>
        </w:rPr>
        <w:t>Proceedings of the IEEE Computer Society Conference on Computer Vision and Pattern Recognition</w:t>
      </w:r>
      <w:r w:rsidRPr="00064170">
        <w:rPr>
          <w:noProof/>
          <w:szCs w:val="24"/>
        </w:rPr>
        <w:t>: 5457–66. http://arxiv.org/abs/1803.04831 (July 16, 2020).</w:t>
      </w:r>
    </w:p>
    <w:p w:rsidRPr="00064170" w:rsidR="00064170" w:rsidP="00064170" w:rsidRDefault="00064170" w14:paraId="11A5F003" w14:textId="77777777">
      <w:pPr>
        <w:widowControl w:val="0"/>
        <w:autoSpaceDE w:val="0"/>
        <w:autoSpaceDN w:val="0"/>
        <w:adjustRightInd w:val="0"/>
        <w:spacing w:line="240" w:lineRule="auto"/>
        <w:ind w:left="480" w:hanging="480"/>
        <w:rPr>
          <w:noProof/>
          <w:szCs w:val="24"/>
        </w:rPr>
      </w:pPr>
      <w:r w:rsidRPr="00064170">
        <w:rPr>
          <w:noProof/>
          <w:szCs w:val="24"/>
        </w:rPr>
        <w:t>Matt Williams. 2014. “Permits for Self-Driving Cars a ‘Game-Changer,’ DMV Official Says.” https://www.govtech.com/state/Permits-for-Self-Driving-Cars-a-Game-Changer-DMV-Official-Says.html (July 8, 2020).</w:t>
      </w:r>
    </w:p>
    <w:p w:rsidRPr="00064170" w:rsidR="00064170" w:rsidP="00064170" w:rsidRDefault="00064170" w14:paraId="25F5682D" w14:textId="77777777">
      <w:pPr>
        <w:widowControl w:val="0"/>
        <w:autoSpaceDE w:val="0"/>
        <w:autoSpaceDN w:val="0"/>
        <w:adjustRightInd w:val="0"/>
        <w:spacing w:line="240" w:lineRule="auto"/>
        <w:ind w:left="480" w:hanging="480"/>
        <w:rPr>
          <w:noProof/>
          <w:szCs w:val="24"/>
        </w:rPr>
      </w:pPr>
      <w:r w:rsidRPr="00064170">
        <w:rPr>
          <w:noProof/>
          <w:szCs w:val="24"/>
        </w:rPr>
        <w:t xml:space="preserve">Messaoud, Kaouther, Itheri Yahiaoui, Anne Verroust-Blondet, and Fawzi Nashashibi. 2019. “Relational Recurrent Neural Networks For Vehicle Trajectory Prediction.” </w:t>
      </w:r>
      <w:r w:rsidRPr="00064170">
        <w:rPr>
          <w:i/>
          <w:iCs/>
          <w:noProof/>
          <w:szCs w:val="24"/>
        </w:rPr>
        <w:t>2019 IEEE Intelligent Transportation Systems Conference, ITSC 2019</w:t>
      </w:r>
      <w:r w:rsidRPr="00064170">
        <w:rPr>
          <w:noProof/>
          <w:szCs w:val="24"/>
        </w:rPr>
        <w:t xml:space="preserve"> (October): 1813–18.</w:t>
      </w:r>
    </w:p>
    <w:p w:rsidRPr="00064170" w:rsidR="00064170" w:rsidP="00064170" w:rsidRDefault="00064170" w14:paraId="52AA4BF5" w14:textId="77777777">
      <w:pPr>
        <w:widowControl w:val="0"/>
        <w:autoSpaceDE w:val="0"/>
        <w:autoSpaceDN w:val="0"/>
        <w:adjustRightInd w:val="0"/>
        <w:spacing w:line="240" w:lineRule="auto"/>
        <w:ind w:left="480" w:hanging="480"/>
        <w:rPr>
          <w:noProof/>
          <w:szCs w:val="24"/>
        </w:rPr>
      </w:pPr>
      <w:r w:rsidRPr="00064170">
        <w:rPr>
          <w:noProof/>
          <w:szCs w:val="24"/>
        </w:rPr>
        <w:t xml:space="preserve">National Science and Technology Council, and US DOT. 2020. </w:t>
      </w:r>
      <w:r w:rsidRPr="00064170">
        <w:rPr>
          <w:i/>
          <w:iCs/>
          <w:noProof/>
          <w:szCs w:val="24"/>
        </w:rPr>
        <w:t>Ensuring American Leadership in Automated Vehicle Technologies, Automated Vehicles 4.0</w:t>
      </w:r>
      <w:r w:rsidRPr="00064170">
        <w:rPr>
          <w:noProof/>
          <w:szCs w:val="24"/>
        </w:rPr>
        <w:t>. https://www.transportation.gov/av/4.</w:t>
      </w:r>
    </w:p>
    <w:p w:rsidRPr="00064170" w:rsidR="00064170" w:rsidP="00064170" w:rsidRDefault="00064170" w14:paraId="6A30C606" w14:textId="77777777">
      <w:pPr>
        <w:widowControl w:val="0"/>
        <w:autoSpaceDE w:val="0"/>
        <w:autoSpaceDN w:val="0"/>
        <w:adjustRightInd w:val="0"/>
        <w:spacing w:line="240" w:lineRule="auto"/>
        <w:ind w:left="480" w:hanging="480"/>
        <w:rPr>
          <w:noProof/>
          <w:szCs w:val="24"/>
        </w:rPr>
      </w:pPr>
      <w:r w:rsidRPr="00064170">
        <w:rPr>
          <w:noProof/>
          <w:szCs w:val="24"/>
        </w:rPr>
        <w:t xml:space="preserve">Park, Seong Hyeon et al. 2018. “Sequence-to-Sequence Prediction of Vehicle Trajectory via LSTM Encoder-Decoder Architecture.” </w:t>
      </w:r>
      <w:r w:rsidRPr="00064170">
        <w:rPr>
          <w:i/>
          <w:iCs/>
          <w:noProof/>
          <w:szCs w:val="24"/>
        </w:rPr>
        <w:t>arXiv.org</w:t>
      </w:r>
      <w:r w:rsidRPr="00064170">
        <w:rPr>
          <w:noProof/>
          <w:szCs w:val="24"/>
        </w:rPr>
        <w:t>.</w:t>
      </w:r>
    </w:p>
    <w:p w:rsidRPr="00064170" w:rsidR="00064170" w:rsidP="00064170" w:rsidRDefault="00064170" w14:paraId="6C29D414" w14:textId="77777777">
      <w:pPr>
        <w:widowControl w:val="0"/>
        <w:autoSpaceDE w:val="0"/>
        <w:autoSpaceDN w:val="0"/>
        <w:adjustRightInd w:val="0"/>
        <w:spacing w:line="240" w:lineRule="auto"/>
        <w:ind w:left="480" w:hanging="480"/>
        <w:rPr>
          <w:noProof/>
          <w:szCs w:val="24"/>
        </w:rPr>
      </w:pPr>
      <w:r w:rsidRPr="00064170">
        <w:rPr>
          <w:noProof/>
          <w:szCs w:val="24"/>
        </w:rPr>
        <w:t>Patel, Sajan, Brent Griffin, Kristofer Kusano, and Jason J. Corso. 2018. “Predicting Future Lane Changes of Other Highway Vehicles Using RNN-Based Deep Models.” http://arxiv.org/abs/1801.04340 (July 8, 2020).</w:t>
      </w:r>
    </w:p>
    <w:p w:rsidRPr="00064170" w:rsidR="00064170" w:rsidP="00064170" w:rsidRDefault="00064170" w14:paraId="1BBA05CB" w14:textId="77777777">
      <w:pPr>
        <w:widowControl w:val="0"/>
        <w:autoSpaceDE w:val="0"/>
        <w:autoSpaceDN w:val="0"/>
        <w:adjustRightInd w:val="0"/>
        <w:spacing w:line="240" w:lineRule="auto"/>
        <w:ind w:left="480" w:hanging="480"/>
        <w:rPr>
          <w:noProof/>
          <w:szCs w:val="24"/>
        </w:rPr>
      </w:pPr>
      <w:r w:rsidRPr="00064170">
        <w:rPr>
          <w:noProof/>
          <w:szCs w:val="24"/>
        </w:rPr>
        <w:t xml:space="preserve">Xing, Yang, Chen Lv, and Dongpu Cao. 2020. “Personalized Vehicle Trajectory Prediction Based on Joint Time-Series Modeling for Connected Vehicles.” </w:t>
      </w:r>
      <w:r w:rsidRPr="00064170">
        <w:rPr>
          <w:i/>
          <w:iCs/>
          <w:noProof/>
          <w:szCs w:val="24"/>
        </w:rPr>
        <w:t>IEEE Transactions on Vehicular Technology</w:t>
      </w:r>
      <w:r w:rsidRPr="00064170">
        <w:rPr>
          <w:noProof/>
          <w:szCs w:val="24"/>
        </w:rPr>
        <w:t xml:space="preserve"> 69(2): 1341–52.</w:t>
      </w:r>
    </w:p>
    <w:p w:rsidRPr="00064170" w:rsidR="00064170" w:rsidP="00064170" w:rsidRDefault="00064170" w14:paraId="4A7D0068" w14:textId="77777777">
      <w:pPr>
        <w:widowControl w:val="0"/>
        <w:autoSpaceDE w:val="0"/>
        <w:autoSpaceDN w:val="0"/>
        <w:adjustRightInd w:val="0"/>
        <w:spacing w:line="240" w:lineRule="auto"/>
        <w:ind w:left="480" w:hanging="480"/>
        <w:rPr>
          <w:noProof/>
          <w:szCs w:val="24"/>
        </w:rPr>
      </w:pPr>
      <w:r w:rsidRPr="00064170">
        <w:rPr>
          <w:noProof/>
          <w:szCs w:val="24"/>
        </w:rPr>
        <w:t xml:space="preserve">Zhao, Ziyi, Haowen Fang, Zhao Jin, and Qinru Qiu. 2020. “GISNet: Graph-Based Information Sharing Network For Vehicle Trajectory Prediction.” </w:t>
      </w:r>
      <w:r w:rsidRPr="00064170">
        <w:rPr>
          <w:i/>
          <w:iCs/>
          <w:noProof/>
          <w:szCs w:val="24"/>
        </w:rPr>
        <w:t>arXiv</w:t>
      </w:r>
      <w:r w:rsidRPr="00064170">
        <w:rPr>
          <w:noProof/>
          <w:szCs w:val="24"/>
        </w:rPr>
        <w:t>. http://arxiv.org/abs/2003.11973.</w:t>
      </w:r>
    </w:p>
    <w:p w:rsidRPr="00064170" w:rsidR="00064170" w:rsidP="00064170" w:rsidRDefault="00064170" w14:paraId="38857072" w14:textId="77777777">
      <w:pPr>
        <w:widowControl w:val="0"/>
        <w:autoSpaceDE w:val="0"/>
        <w:autoSpaceDN w:val="0"/>
        <w:adjustRightInd w:val="0"/>
        <w:spacing w:line="240" w:lineRule="auto"/>
        <w:ind w:left="480" w:hanging="480"/>
        <w:rPr>
          <w:noProof/>
          <w:szCs w:val="24"/>
        </w:rPr>
      </w:pPr>
      <w:r w:rsidRPr="00064170">
        <w:rPr>
          <w:noProof/>
          <w:szCs w:val="24"/>
        </w:rPr>
        <w:t xml:space="preserve">Zhu, Jiacheng, Shenghao Qin, Wenshuo Wang, and Ding Zhao. 2019. “Probabilistic Trajectory Prediction for Autonomous Vehicles with Attentive Recurrent Neural Process.” </w:t>
      </w:r>
      <w:r w:rsidRPr="00064170">
        <w:rPr>
          <w:i/>
          <w:iCs/>
          <w:noProof/>
          <w:szCs w:val="24"/>
        </w:rPr>
        <w:t>arXiv</w:t>
      </w:r>
      <w:r w:rsidRPr="00064170">
        <w:rPr>
          <w:noProof/>
          <w:szCs w:val="24"/>
        </w:rPr>
        <w:t xml:space="preserve"> (1). http://arxiv.org/abs/1910.08102.</w:t>
      </w:r>
    </w:p>
    <w:p w:rsidRPr="00064170" w:rsidR="00064170" w:rsidP="00064170" w:rsidRDefault="00064170" w14:paraId="72379702" w14:textId="77777777">
      <w:pPr>
        <w:widowControl w:val="0"/>
        <w:autoSpaceDE w:val="0"/>
        <w:autoSpaceDN w:val="0"/>
        <w:adjustRightInd w:val="0"/>
        <w:spacing w:line="240" w:lineRule="auto"/>
        <w:ind w:left="480" w:hanging="480"/>
        <w:rPr>
          <w:noProof/>
        </w:rPr>
      </w:pPr>
      <w:r w:rsidRPr="00064170">
        <w:rPr>
          <w:noProof/>
          <w:szCs w:val="24"/>
        </w:rPr>
        <w:t xml:space="preserve">Zyner, Alex, Stewart Worrall, and Eduardo Nebot. 2018. “Naturalistic Driver Intention and Path Prediction Using Recurrent Neural Networks.” </w:t>
      </w:r>
      <w:r w:rsidRPr="00064170">
        <w:rPr>
          <w:i/>
          <w:iCs/>
          <w:noProof/>
          <w:szCs w:val="24"/>
        </w:rPr>
        <w:t>IEEE Transactions on Intelligent Transportation Systems</w:t>
      </w:r>
      <w:r w:rsidRPr="00064170">
        <w:rPr>
          <w:noProof/>
          <w:szCs w:val="24"/>
        </w:rPr>
        <w:t xml:space="preserve"> 21(4): 1584–94.</w:t>
      </w:r>
    </w:p>
    <w:p w:rsidRPr="00A83949" w:rsidR="00A83949" w:rsidP="00A83949" w:rsidRDefault="00793A01" w14:paraId="159AA977" w14:textId="11E9B822">
      <w:r>
        <w:fldChar w:fldCharType="end"/>
      </w:r>
    </w:p>
    <w:sectPr w:rsidRPr="00A83949" w:rsidR="00A83949">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Z(" w:author="Zhang, Jack (Yunpeng)" w:date="2020-07-27T20:36:00Z" w:id="56">
    <w:p w:rsidR="149E60B3" w:rsidRDefault="149E60B3" w14:paraId="5755CBCE" w14:textId="1A4F4ACE">
      <w:pPr>
        <w:pStyle w:val="CommentText"/>
      </w:pPr>
      <w:r>
        <w:t>Will GNN be combined with IndRNN?</w:t>
      </w:r>
      <w:r>
        <w:rPr>
          <w:rStyle w:val="CommentReference"/>
        </w:rPr>
        <w:annotationRef/>
      </w:r>
    </w:p>
  </w:comment>
  <w:comment w:initials="DTH" w:author="Duong, Thanh Hung" w:date="2020-07-30T08:42:00Z" w:id="57">
    <w:p w:rsidR="00FC335F" w:rsidRDefault="00FC335F" w14:paraId="54FBA8F8" w14:textId="77777777">
      <w:pPr>
        <w:pStyle w:val="CommentText"/>
        <w:rPr>
          <w:noProof/>
        </w:rPr>
      </w:pPr>
      <w:r>
        <w:rPr>
          <w:rStyle w:val="CommentReference"/>
        </w:rPr>
        <w:annotationRef/>
      </w:r>
      <w:r w:rsidR="00C21F5B">
        <w:rPr>
          <w:noProof/>
        </w:rPr>
        <w:t>Yes</w:t>
      </w:r>
    </w:p>
    <w:p w:rsidR="00FC335F" w:rsidRDefault="00FC335F" w14:paraId="0A6DDA11" w14:textId="56494C29">
      <w:pPr>
        <w:pStyle w:val="CommentText"/>
      </w:pPr>
    </w:p>
  </w:comment>
  <w:comment w:initials="Z(" w:author="Zhang, Jack (Yunpeng)" w:date="2020-07-27T20:40:00Z" w:id="62">
    <w:p w:rsidR="149E60B3" w:rsidRDefault="149E60B3" w14:paraId="34FB5F98" w14:textId="13A3FBA7">
      <w:pPr>
        <w:pStyle w:val="CommentText"/>
      </w:pPr>
      <w:r>
        <w:t xml:space="preserve">You can select at least one dataset with the following criteria. </w:t>
      </w:r>
      <w:r>
        <w:rPr>
          <w:rStyle w:val="CommentReference"/>
        </w:rPr>
        <w:annotationRef/>
      </w:r>
    </w:p>
    <w:p w:rsidR="149E60B3" w:rsidRDefault="149E60B3" w14:paraId="07313FA8" w14:textId="6F0D2848">
      <w:pPr>
        <w:pStyle w:val="CommentText"/>
      </w:pPr>
      <w:r>
        <w:t>1.     Using it to get starting implementation and evaluation ASAP.</w:t>
      </w:r>
    </w:p>
    <w:p w:rsidR="149E60B3" w:rsidRDefault="149E60B3" w14:paraId="16295EF7" w14:textId="31367CA6">
      <w:pPr>
        <w:pStyle w:val="CommentText"/>
      </w:pPr>
      <w:r>
        <w:t xml:space="preserve">2.     Mostly have good research outcome when comparing with </w:t>
      </w:r>
      <w:r>
        <w:t xml:space="preserve">others’. </w:t>
      </w:r>
    </w:p>
    <w:p w:rsidR="149E60B3" w:rsidRDefault="149E60B3" w14:paraId="1DC007C9" w14:textId="7F6AA4C9">
      <w:pPr>
        <w:pStyle w:val="CommentText"/>
      </w:pPr>
      <w:r>
        <w:t xml:space="preserve">When you have a potential dataset, please let me know. </w:t>
      </w:r>
    </w:p>
  </w:comment>
  <w:comment w:initials="DTH" w:author="Duong, Thanh Hung" w:date="2020-07-30T08:42:00Z" w:id="63">
    <w:p w:rsidR="00FC335F" w:rsidRDefault="00FC335F" w14:paraId="48D5922A" w14:textId="41B9F185">
      <w:pPr>
        <w:pStyle w:val="CommentText"/>
      </w:pPr>
      <w:r>
        <w:rPr>
          <w:rStyle w:val="CommentReference"/>
        </w:rPr>
        <w:annotationRef/>
      </w:r>
      <w:r w:rsidR="00C21F5B">
        <w:rPr>
          <w:noProof/>
        </w:rPr>
        <w:t>ok. My plan is to use the I80 or US101datasets</w:t>
      </w:r>
    </w:p>
  </w:comment>
  <w:comment w:initials="Z(" w:author="Zhang, Jack (Yunpeng)" w:date="2020-07-31T18:19:53" w:id="20214659">
    <w:p w:rsidR="6E0C9B76" w:rsidRDefault="6E0C9B76" w14:paraId="11C3DCA4" w14:textId="1FB4C09F">
      <w:pPr>
        <w:pStyle w:val="CommentText"/>
      </w:pPr>
      <w:r w:rsidR="6E0C9B76">
        <w:rPr/>
        <w:t>OK</w:t>
      </w:r>
      <w:r>
        <w:rPr>
          <w:rStyle w:val="CommentReference"/>
        </w:rPr>
        <w:annotationRef/>
      </w:r>
    </w:p>
  </w:comment>
  <w:comment w:initials="Z(" w:author="Zhang, Jack (Yunpeng)" w:date="2020-07-31T18:21:00" w:id="391667652">
    <w:p w:rsidR="6E0C9B76" w:rsidRDefault="6E0C9B76" w14:paraId="1438A6B5" w14:textId="1BDCC9AE">
      <w:pPr>
        <w:pStyle w:val="CommentText"/>
      </w:pPr>
      <w:r w:rsidR="6E0C9B76">
        <w:rPr/>
        <w:t>Got it.</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5755CBCE"/>
  <w15:commentEx w15:done="0" w15:paraId="0A6DDA11" w15:paraIdParent="5755CBCE"/>
  <w15:commentEx w15:done="0" w15:paraId="1DC007C9"/>
  <w15:commentEx w15:done="0" w15:paraId="48D5922A" w15:paraIdParent="1DC007C9"/>
  <w15:commentEx w15:done="0" w15:paraId="11C3DCA4"/>
  <w15:commentEx w15:done="0" w15:paraId="1438A6B5"/>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4230CD2" w16cex:dateUtc="2020-07-28T01:36:00Z"/>
  <w16cex:commentExtensible w16cex:durableId="22CD065E" w16cex:dateUtc="2020-07-30T13:42:00Z"/>
  <w16cex:commentExtensible w16cex:durableId="25C70F6E" w16cex:dateUtc="2020-07-28T01:40:00Z"/>
  <w16cex:commentExtensible w16cex:durableId="22CD0688" w16cex:dateUtc="2020-07-30T13:42:00Z"/>
  <w16cex:commentExtensible w16cex:durableId="4151BBAF" w16cex:dateUtc="2020-07-31T23:19:53.991Z"/>
  <w16cex:commentExtensible w16cex:durableId="59511AA8" w16cex:dateUtc="2020-07-31T23:21:00.198Z"/>
</w16cex:commentsExtensible>
</file>

<file path=word/commentsIds.xml><?xml version="1.0" encoding="utf-8"?>
<w16cid:commentsIds xmlns:mc="http://schemas.openxmlformats.org/markup-compatibility/2006" xmlns:w16cid="http://schemas.microsoft.com/office/word/2016/wordml/cid" mc:Ignorable="w16cid">
  <w16cid:commentId w16cid:paraId="5755CBCE" w16cid:durableId="24230CD2"/>
  <w16cid:commentId w16cid:paraId="0A6DDA11" w16cid:durableId="22CD065E"/>
  <w16cid:commentId w16cid:paraId="1DC007C9" w16cid:durableId="25C70F6E"/>
  <w16cid:commentId w16cid:paraId="48D5922A" w16cid:durableId="22CD0688"/>
  <w16cid:commentId w16cid:paraId="11C3DCA4" w16cid:durableId="4151BBAF"/>
  <w16cid:commentId w16cid:paraId="1438A6B5" w16cid:durableId="59511A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C21F5B" w:rsidP="004B2C31" w:rsidRDefault="00C21F5B" w14:paraId="3F2F3722" w14:textId="77777777">
      <w:pPr>
        <w:spacing w:before="0" w:after="0" w:line="240" w:lineRule="auto"/>
      </w:pPr>
      <w:r>
        <w:separator/>
      </w:r>
    </w:p>
  </w:endnote>
  <w:endnote w:type="continuationSeparator" w:id="0">
    <w:p w:rsidR="00C21F5B" w:rsidP="004B2C31" w:rsidRDefault="00C21F5B" w14:paraId="18B41F30" w14:textId="77777777">
      <w:pPr>
        <w:spacing w:before="0" w:after="0" w:line="240" w:lineRule="auto"/>
      </w:pPr>
      <w:r>
        <w:continuationSeparator/>
      </w:r>
    </w:p>
  </w:endnote>
  <w:endnote w:type="continuationNotice" w:id="1">
    <w:p w:rsidR="00C21F5B" w:rsidRDefault="00C21F5B" w14:paraId="659F988B" w14:textId="77777777">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C21F5B" w:rsidP="004B2C31" w:rsidRDefault="00C21F5B" w14:paraId="1030FD5D" w14:textId="77777777">
      <w:pPr>
        <w:spacing w:before="0" w:after="0" w:line="240" w:lineRule="auto"/>
      </w:pPr>
      <w:r>
        <w:separator/>
      </w:r>
    </w:p>
  </w:footnote>
  <w:footnote w:type="continuationSeparator" w:id="0">
    <w:p w:rsidR="00C21F5B" w:rsidP="004B2C31" w:rsidRDefault="00C21F5B" w14:paraId="0CC8516B" w14:textId="77777777">
      <w:pPr>
        <w:spacing w:before="0" w:after="0" w:line="240" w:lineRule="auto"/>
      </w:pPr>
      <w:r>
        <w:continuationSeparator/>
      </w:r>
    </w:p>
  </w:footnote>
  <w:footnote w:type="continuationNotice" w:id="1">
    <w:p w:rsidR="00C21F5B" w:rsidRDefault="00C21F5B" w14:paraId="17754B41" w14:textId="77777777">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numFmt w:val="bullet"/>
      <w:lvlText w:val="•"/>
      <w:lvlJc w:val="left"/>
      <w:pPr>
        <w:ind w:left="136" w:hanging="188"/>
      </w:pPr>
      <w:rPr>
        <w:rFonts w:ascii="Arial" w:hAnsi="Arial" w:cs="Arial"/>
        <w:b w:val="0"/>
        <w:bCs w:val="0"/>
        <w:i/>
        <w:iCs/>
        <w:w w:val="151"/>
        <w:sz w:val="16"/>
        <w:szCs w:val="16"/>
      </w:rPr>
    </w:lvl>
    <w:lvl w:ilvl="1">
      <w:numFmt w:val="bullet"/>
      <w:lvlText w:val="•"/>
      <w:lvlJc w:val="left"/>
      <w:pPr>
        <w:ind w:left="393" w:hanging="188"/>
      </w:pPr>
    </w:lvl>
    <w:lvl w:ilvl="2">
      <w:numFmt w:val="bullet"/>
      <w:lvlText w:val="•"/>
      <w:lvlJc w:val="left"/>
      <w:pPr>
        <w:ind w:left="646" w:hanging="188"/>
      </w:pPr>
    </w:lvl>
    <w:lvl w:ilvl="3">
      <w:numFmt w:val="bullet"/>
      <w:lvlText w:val="•"/>
      <w:lvlJc w:val="left"/>
      <w:pPr>
        <w:ind w:left="899" w:hanging="188"/>
      </w:pPr>
    </w:lvl>
    <w:lvl w:ilvl="4">
      <w:numFmt w:val="bullet"/>
      <w:lvlText w:val="•"/>
      <w:lvlJc w:val="left"/>
      <w:pPr>
        <w:ind w:left="1152" w:hanging="188"/>
      </w:pPr>
    </w:lvl>
    <w:lvl w:ilvl="5">
      <w:numFmt w:val="bullet"/>
      <w:lvlText w:val="•"/>
      <w:lvlJc w:val="left"/>
      <w:pPr>
        <w:ind w:left="1405" w:hanging="188"/>
      </w:pPr>
    </w:lvl>
    <w:lvl w:ilvl="6">
      <w:numFmt w:val="bullet"/>
      <w:lvlText w:val="•"/>
      <w:lvlJc w:val="left"/>
      <w:pPr>
        <w:ind w:left="1658" w:hanging="188"/>
      </w:pPr>
    </w:lvl>
    <w:lvl w:ilvl="7">
      <w:numFmt w:val="bullet"/>
      <w:lvlText w:val="•"/>
      <w:lvlJc w:val="left"/>
      <w:pPr>
        <w:ind w:left="1911" w:hanging="188"/>
      </w:pPr>
    </w:lvl>
    <w:lvl w:ilvl="8">
      <w:numFmt w:val="bullet"/>
      <w:lvlText w:val="•"/>
      <w:lvlJc w:val="left"/>
      <w:pPr>
        <w:ind w:left="2164" w:hanging="188"/>
      </w:pPr>
    </w:lvl>
  </w:abstractNum>
  <w:abstractNum w:abstractNumId="1" w15:restartNumberingAfterBreak="0">
    <w:nsid w:val="00000403"/>
    <w:multiLevelType w:val="multilevel"/>
    <w:tmpl w:val="00000886"/>
    <w:lvl w:ilvl="0">
      <w:numFmt w:val="bullet"/>
      <w:lvlText w:val="•"/>
      <w:lvlJc w:val="left"/>
      <w:pPr>
        <w:ind w:left="136" w:hanging="142"/>
      </w:pPr>
      <w:rPr>
        <w:rFonts w:ascii="Arial" w:hAnsi="Arial" w:cs="Arial"/>
        <w:b w:val="0"/>
        <w:bCs w:val="0"/>
        <w:i/>
        <w:iCs/>
        <w:w w:val="151"/>
        <w:sz w:val="16"/>
        <w:szCs w:val="16"/>
      </w:rPr>
    </w:lvl>
    <w:lvl w:ilvl="1">
      <w:numFmt w:val="bullet"/>
      <w:lvlText w:val="•"/>
      <w:lvlJc w:val="left"/>
      <w:pPr>
        <w:ind w:left="391" w:hanging="142"/>
      </w:pPr>
    </w:lvl>
    <w:lvl w:ilvl="2">
      <w:numFmt w:val="bullet"/>
      <w:lvlText w:val="•"/>
      <w:lvlJc w:val="left"/>
      <w:pPr>
        <w:ind w:left="643" w:hanging="142"/>
      </w:pPr>
    </w:lvl>
    <w:lvl w:ilvl="3">
      <w:numFmt w:val="bullet"/>
      <w:lvlText w:val="•"/>
      <w:lvlJc w:val="left"/>
      <w:pPr>
        <w:ind w:left="895" w:hanging="142"/>
      </w:pPr>
    </w:lvl>
    <w:lvl w:ilvl="4">
      <w:numFmt w:val="bullet"/>
      <w:lvlText w:val="•"/>
      <w:lvlJc w:val="left"/>
      <w:pPr>
        <w:ind w:left="1146" w:hanging="142"/>
      </w:pPr>
    </w:lvl>
    <w:lvl w:ilvl="5">
      <w:numFmt w:val="bullet"/>
      <w:lvlText w:val="•"/>
      <w:lvlJc w:val="left"/>
      <w:pPr>
        <w:ind w:left="1398" w:hanging="142"/>
      </w:pPr>
    </w:lvl>
    <w:lvl w:ilvl="6">
      <w:numFmt w:val="bullet"/>
      <w:lvlText w:val="•"/>
      <w:lvlJc w:val="left"/>
      <w:pPr>
        <w:ind w:left="1650" w:hanging="142"/>
      </w:pPr>
    </w:lvl>
    <w:lvl w:ilvl="7">
      <w:numFmt w:val="bullet"/>
      <w:lvlText w:val="•"/>
      <w:lvlJc w:val="left"/>
      <w:pPr>
        <w:ind w:left="1901" w:hanging="142"/>
      </w:pPr>
    </w:lvl>
    <w:lvl w:ilvl="8">
      <w:numFmt w:val="bullet"/>
      <w:lvlText w:val="•"/>
      <w:lvlJc w:val="left"/>
      <w:pPr>
        <w:ind w:left="2153" w:hanging="142"/>
      </w:pPr>
    </w:lvl>
  </w:abstractNum>
  <w:abstractNum w:abstractNumId="2" w15:restartNumberingAfterBreak="0">
    <w:nsid w:val="00000404"/>
    <w:multiLevelType w:val="multilevel"/>
    <w:tmpl w:val="00000887"/>
    <w:lvl w:ilvl="0">
      <w:numFmt w:val="bullet"/>
      <w:lvlText w:val="•"/>
      <w:lvlJc w:val="left"/>
      <w:pPr>
        <w:ind w:left="136" w:hanging="166"/>
      </w:pPr>
      <w:rPr>
        <w:rFonts w:ascii="Arial" w:hAnsi="Arial" w:cs="Arial"/>
        <w:b w:val="0"/>
        <w:bCs w:val="0"/>
        <w:i/>
        <w:iCs/>
        <w:w w:val="151"/>
        <w:sz w:val="16"/>
        <w:szCs w:val="16"/>
      </w:rPr>
    </w:lvl>
    <w:lvl w:ilvl="1">
      <w:numFmt w:val="bullet"/>
      <w:lvlText w:val="•"/>
      <w:lvlJc w:val="left"/>
      <w:pPr>
        <w:ind w:left="393" w:hanging="166"/>
      </w:pPr>
    </w:lvl>
    <w:lvl w:ilvl="2">
      <w:numFmt w:val="bullet"/>
      <w:lvlText w:val="•"/>
      <w:lvlJc w:val="left"/>
      <w:pPr>
        <w:ind w:left="646" w:hanging="166"/>
      </w:pPr>
    </w:lvl>
    <w:lvl w:ilvl="3">
      <w:numFmt w:val="bullet"/>
      <w:lvlText w:val="•"/>
      <w:lvlJc w:val="left"/>
      <w:pPr>
        <w:ind w:left="899" w:hanging="166"/>
      </w:pPr>
    </w:lvl>
    <w:lvl w:ilvl="4">
      <w:numFmt w:val="bullet"/>
      <w:lvlText w:val="•"/>
      <w:lvlJc w:val="left"/>
      <w:pPr>
        <w:ind w:left="1152" w:hanging="166"/>
      </w:pPr>
    </w:lvl>
    <w:lvl w:ilvl="5">
      <w:numFmt w:val="bullet"/>
      <w:lvlText w:val="•"/>
      <w:lvlJc w:val="left"/>
      <w:pPr>
        <w:ind w:left="1405" w:hanging="166"/>
      </w:pPr>
    </w:lvl>
    <w:lvl w:ilvl="6">
      <w:numFmt w:val="bullet"/>
      <w:lvlText w:val="•"/>
      <w:lvlJc w:val="left"/>
      <w:pPr>
        <w:ind w:left="1658" w:hanging="166"/>
      </w:pPr>
    </w:lvl>
    <w:lvl w:ilvl="7">
      <w:numFmt w:val="bullet"/>
      <w:lvlText w:val="•"/>
      <w:lvlJc w:val="left"/>
      <w:pPr>
        <w:ind w:left="1911" w:hanging="166"/>
      </w:pPr>
    </w:lvl>
    <w:lvl w:ilvl="8">
      <w:numFmt w:val="bullet"/>
      <w:lvlText w:val="•"/>
      <w:lvlJc w:val="left"/>
      <w:pPr>
        <w:ind w:left="2164" w:hanging="166"/>
      </w:pPr>
    </w:lvl>
  </w:abstractNum>
  <w:abstractNum w:abstractNumId="3" w15:restartNumberingAfterBreak="0">
    <w:nsid w:val="00000405"/>
    <w:multiLevelType w:val="multilevel"/>
    <w:tmpl w:val="00000888"/>
    <w:lvl w:ilvl="0">
      <w:numFmt w:val="bullet"/>
      <w:lvlText w:val="•"/>
      <w:lvlJc w:val="left"/>
      <w:pPr>
        <w:ind w:left="136" w:hanging="281"/>
      </w:pPr>
      <w:rPr>
        <w:rFonts w:ascii="Arial" w:hAnsi="Arial" w:cs="Arial"/>
        <w:b w:val="0"/>
        <w:bCs w:val="0"/>
        <w:i/>
        <w:iCs/>
        <w:w w:val="151"/>
        <w:sz w:val="16"/>
        <w:szCs w:val="16"/>
      </w:rPr>
    </w:lvl>
    <w:lvl w:ilvl="1">
      <w:numFmt w:val="bullet"/>
      <w:lvlText w:val="•"/>
      <w:lvlJc w:val="left"/>
      <w:pPr>
        <w:ind w:left="391" w:hanging="281"/>
      </w:pPr>
    </w:lvl>
    <w:lvl w:ilvl="2">
      <w:numFmt w:val="bullet"/>
      <w:lvlText w:val="•"/>
      <w:lvlJc w:val="left"/>
      <w:pPr>
        <w:ind w:left="643" w:hanging="281"/>
      </w:pPr>
    </w:lvl>
    <w:lvl w:ilvl="3">
      <w:numFmt w:val="bullet"/>
      <w:lvlText w:val="•"/>
      <w:lvlJc w:val="left"/>
      <w:pPr>
        <w:ind w:left="895" w:hanging="281"/>
      </w:pPr>
    </w:lvl>
    <w:lvl w:ilvl="4">
      <w:numFmt w:val="bullet"/>
      <w:lvlText w:val="•"/>
      <w:lvlJc w:val="left"/>
      <w:pPr>
        <w:ind w:left="1146" w:hanging="281"/>
      </w:pPr>
    </w:lvl>
    <w:lvl w:ilvl="5">
      <w:numFmt w:val="bullet"/>
      <w:lvlText w:val="•"/>
      <w:lvlJc w:val="left"/>
      <w:pPr>
        <w:ind w:left="1398" w:hanging="281"/>
      </w:pPr>
    </w:lvl>
    <w:lvl w:ilvl="6">
      <w:numFmt w:val="bullet"/>
      <w:lvlText w:val="•"/>
      <w:lvlJc w:val="left"/>
      <w:pPr>
        <w:ind w:left="1650" w:hanging="281"/>
      </w:pPr>
    </w:lvl>
    <w:lvl w:ilvl="7">
      <w:numFmt w:val="bullet"/>
      <w:lvlText w:val="•"/>
      <w:lvlJc w:val="left"/>
      <w:pPr>
        <w:ind w:left="1901" w:hanging="281"/>
      </w:pPr>
    </w:lvl>
    <w:lvl w:ilvl="8">
      <w:numFmt w:val="bullet"/>
      <w:lvlText w:val="•"/>
      <w:lvlJc w:val="left"/>
      <w:pPr>
        <w:ind w:left="2153" w:hanging="281"/>
      </w:pPr>
    </w:lvl>
  </w:abstractNum>
  <w:abstractNum w:abstractNumId="4" w15:restartNumberingAfterBreak="0">
    <w:nsid w:val="00000406"/>
    <w:multiLevelType w:val="multilevel"/>
    <w:tmpl w:val="00000889"/>
    <w:lvl w:ilvl="0">
      <w:numFmt w:val="bullet"/>
      <w:lvlText w:val="•"/>
      <w:lvlJc w:val="left"/>
      <w:pPr>
        <w:ind w:left="136" w:hanging="124"/>
      </w:pPr>
      <w:rPr>
        <w:rFonts w:ascii="Arial" w:hAnsi="Arial" w:cs="Arial"/>
        <w:b w:val="0"/>
        <w:bCs w:val="0"/>
        <w:i/>
        <w:iCs/>
        <w:w w:val="151"/>
        <w:sz w:val="16"/>
        <w:szCs w:val="16"/>
      </w:rPr>
    </w:lvl>
    <w:lvl w:ilvl="1">
      <w:numFmt w:val="bullet"/>
      <w:lvlText w:val="•"/>
      <w:lvlJc w:val="left"/>
      <w:pPr>
        <w:ind w:left="393" w:hanging="124"/>
      </w:pPr>
    </w:lvl>
    <w:lvl w:ilvl="2">
      <w:numFmt w:val="bullet"/>
      <w:lvlText w:val="•"/>
      <w:lvlJc w:val="left"/>
      <w:pPr>
        <w:ind w:left="646" w:hanging="124"/>
      </w:pPr>
    </w:lvl>
    <w:lvl w:ilvl="3">
      <w:numFmt w:val="bullet"/>
      <w:lvlText w:val="•"/>
      <w:lvlJc w:val="left"/>
      <w:pPr>
        <w:ind w:left="899" w:hanging="124"/>
      </w:pPr>
    </w:lvl>
    <w:lvl w:ilvl="4">
      <w:numFmt w:val="bullet"/>
      <w:lvlText w:val="•"/>
      <w:lvlJc w:val="left"/>
      <w:pPr>
        <w:ind w:left="1152" w:hanging="124"/>
      </w:pPr>
    </w:lvl>
    <w:lvl w:ilvl="5">
      <w:numFmt w:val="bullet"/>
      <w:lvlText w:val="•"/>
      <w:lvlJc w:val="left"/>
      <w:pPr>
        <w:ind w:left="1405" w:hanging="124"/>
      </w:pPr>
    </w:lvl>
    <w:lvl w:ilvl="6">
      <w:numFmt w:val="bullet"/>
      <w:lvlText w:val="•"/>
      <w:lvlJc w:val="left"/>
      <w:pPr>
        <w:ind w:left="1658" w:hanging="124"/>
      </w:pPr>
    </w:lvl>
    <w:lvl w:ilvl="7">
      <w:numFmt w:val="bullet"/>
      <w:lvlText w:val="•"/>
      <w:lvlJc w:val="left"/>
      <w:pPr>
        <w:ind w:left="1911" w:hanging="124"/>
      </w:pPr>
    </w:lvl>
    <w:lvl w:ilvl="8">
      <w:numFmt w:val="bullet"/>
      <w:lvlText w:val="•"/>
      <w:lvlJc w:val="left"/>
      <w:pPr>
        <w:ind w:left="2164" w:hanging="124"/>
      </w:pPr>
    </w:lvl>
  </w:abstractNum>
  <w:abstractNum w:abstractNumId="5" w15:restartNumberingAfterBreak="0">
    <w:nsid w:val="00000407"/>
    <w:multiLevelType w:val="multilevel"/>
    <w:tmpl w:val="0000088A"/>
    <w:lvl w:ilvl="0">
      <w:numFmt w:val="bullet"/>
      <w:lvlText w:val="•"/>
      <w:lvlJc w:val="left"/>
      <w:pPr>
        <w:ind w:left="136" w:hanging="142"/>
      </w:pPr>
      <w:rPr>
        <w:rFonts w:ascii="Arial" w:hAnsi="Arial" w:cs="Arial"/>
        <w:b w:val="0"/>
        <w:bCs w:val="0"/>
        <w:i/>
        <w:iCs/>
        <w:w w:val="151"/>
        <w:sz w:val="16"/>
        <w:szCs w:val="16"/>
      </w:rPr>
    </w:lvl>
    <w:lvl w:ilvl="1">
      <w:numFmt w:val="bullet"/>
      <w:lvlText w:val="•"/>
      <w:lvlJc w:val="left"/>
      <w:pPr>
        <w:ind w:left="391" w:hanging="142"/>
      </w:pPr>
    </w:lvl>
    <w:lvl w:ilvl="2">
      <w:numFmt w:val="bullet"/>
      <w:lvlText w:val="•"/>
      <w:lvlJc w:val="left"/>
      <w:pPr>
        <w:ind w:left="643" w:hanging="142"/>
      </w:pPr>
    </w:lvl>
    <w:lvl w:ilvl="3">
      <w:numFmt w:val="bullet"/>
      <w:lvlText w:val="•"/>
      <w:lvlJc w:val="left"/>
      <w:pPr>
        <w:ind w:left="895" w:hanging="142"/>
      </w:pPr>
    </w:lvl>
    <w:lvl w:ilvl="4">
      <w:numFmt w:val="bullet"/>
      <w:lvlText w:val="•"/>
      <w:lvlJc w:val="left"/>
      <w:pPr>
        <w:ind w:left="1146" w:hanging="142"/>
      </w:pPr>
    </w:lvl>
    <w:lvl w:ilvl="5">
      <w:numFmt w:val="bullet"/>
      <w:lvlText w:val="•"/>
      <w:lvlJc w:val="left"/>
      <w:pPr>
        <w:ind w:left="1398" w:hanging="142"/>
      </w:pPr>
    </w:lvl>
    <w:lvl w:ilvl="6">
      <w:numFmt w:val="bullet"/>
      <w:lvlText w:val="•"/>
      <w:lvlJc w:val="left"/>
      <w:pPr>
        <w:ind w:left="1650" w:hanging="142"/>
      </w:pPr>
    </w:lvl>
    <w:lvl w:ilvl="7">
      <w:numFmt w:val="bullet"/>
      <w:lvlText w:val="•"/>
      <w:lvlJc w:val="left"/>
      <w:pPr>
        <w:ind w:left="1901" w:hanging="142"/>
      </w:pPr>
    </w:lvl>
    <w:lvl w:ilvl="8">
      <w:numFmt w:val="bullet"/>
      <w:lvlText w:val="•"/>
      <w:lvlJc w:val="left"/>
      <w:pPr>
        <w:ind w:left="2153" w:hanging="142"/>
      </w:pPr>
    </w:lvl>
  </w:abstractNum>
  <w:abstractNum w:abstractNumId="6" w15:restartNumberingAfterBreak="0">
    <w:nsid w:val="00000408"/>
    <w:multiLevelType w:val="multilevel"/>
    <w:tmpl w:val="0000088B"/>
    <w:lvl w:ilvl="0">
      <w:numFmt w:val="bullet"/>
      <w:lvlText w:val="•"/>
      <w:lvlJc w:val="left"/>
      <w:pPr>
        <w:ind w:left="136" w:hanging="161"/>
      </w:pPr>
      <w:rPr>
        <w:rFonts w:ascii="Arial" w:hAnsi="Arial" w:cs="Arial"/>
        <w:b w:val="0"/>
        <w:bCs w:val="0"/>
        <w:i/>
        <w:iCs/>
        <w:w w:val="151"/>
        <w:sz w:val="16"/>
        <w:szCs w:val="16"/>
      </w:rPr>
    </w:lvl>
    <w:lvl w:ilvl="1">
      <w:numFmt w:val="bullet"/>
      <w:lvlText w:val="•"/>
      <w:lvlJc w:val="left"/>
      <w:pPr>
        <w:ind w:left="393" w:hanging="161"/>
      </w:pPr>
    </w:lvl>
    <w:lvl w:ilvl="2">
      <w:numFmt w:val="bullet"/>
      <w:lvlText w:val="•"/>
      <w:lvlJc w:val="left"/>
      <w:pPr>
        <w:ind w:left="646" w:hanging="161"/>
      </w:pPr>
    </w:lvl>
    <w:lvl w:ilvl="3">
      <w:numFmt w:val="bullet"/>
      <w:lvlText w:val="•"/>
      <w:lvlJc w:val="left"/>
      <w:pPr>
        <w:ind w:left="899" w:hanging="161"/>
      </w:pPr>
    </w:lvl>
    <w:lvl w:ilvl="4">
      <w:numFmt w:val="bullet"/>
      <w:lvlText w:val="•"/>
      <w:lvlJc w:val="left"/>
      <w:pPr>
        <w:ind w:left="1152" w:hanging="161"/>
      </w:pPr>
    </w:lvl>
    <w:lvl w:ilvl="5">
      <w:numFmt w:val="bullet"/>
      <w:lvlText w:val="•"/>
      <w:lvlJc w:val="left"/>
      <w:pPr>
        <w:ind w:left="1405" w:hanging="161"/>
      </w:pPr>
    </w:lvl>
    <w:lvl w:ilvl="6">
      <w:numFmt w:val="bullet"/>
      <w:lvlText w:val="•"/>
      <w:lvlJc w:val="left"/>
      <w:pPr>
        <w:ind w:left="1658" w:hanging="161"/>
      </w:pPr>
    </w:lvl>
    <w:lvl w:ilvl="7">
      <w:numFmt w:val="bullet"/>
      <w:lvlText w:val="•"/>
      <w:lvlJc w:val="left"/>
      <w:pPr>
        <w:ind w:left="1911" w:hanging="161"/>
      </w:pPr>
    </w:lvl>
    <w:lvl w:ilvl="8">
      <w:numFmt w:val="bullet"/>
      <w:lvlText w:val="•"/>
      <w:lvlJc w:val="left"/>
      <w:pPr>
        <w:ind w:left="2164" w:hanging="161"/>
      </w:pPr>
    </w:lvl>
  </w:abstractNum>
  <w:abstractNum w:abstractNumId="7" w15:restartNumberingAfterBreak="0">
    <w:nsid w:val="00000409"/>
    <w:multiLevelType w:val="multilevel"/>
    <w:tmpl w:val="0000088C"/>
    <w:lvl w:ilvl="0">
      <w:numFmt w:val="bullet"/>
      <w:lvlText w:val="•"/>
      <w:lvlJc w:val="left"/>
      <w:pPr>
        <w:ind w:left="136" w:hanging="131"/>
      </w:pPr>
      <w:rPr>
        <w:rFonts w:ascii="Arial" w:hAnsi="Arial" w:cs="Arial"/>
        <w:b w:val="0"/>
        <w:bCs w:val="0"/>
        <w:i/>
        <w:iCs/>
        <w:w w:val="151"/>
        <w:sz w:val="16"/>
        <w:szCs w:val="16"/>
      </w:rPr>
    </w:lvl>
    <w:lvl w:ilvl="1">
      <w:numFmt w:val="bullet"/>
      <w:lvlText w:val="•"/>
      <w:lvlJc w:val="left"/>
      <w:pPr>
        <w:ind w:left="391" w:hanging="131"/>
      </w:pPr>
    </w:lvl>
    <w:lvl w:ilvl="2">
      <w:numFmt w:val="bullet"/>
      <w:lvlText w:val="•"/>
      <w:lvlJc w:val="left"/>
      <w:pPr>
        <w:ind w:left="643" w:hanging="131"/>
      </w:pPr>
    </w:lvl>
    <w:lvl w:ilvl="3">
      <w:numFmt w:val="bullet"/>
      <w:lvlText w:val="•"/>
      <w:lvlJc w:val="left"/>
      <w:pPr>
        <w:ind w:left="895" w:hanging="131"/>
      </w:pPr>
    </w:lvl>
    <w:lvl w:ilvl="4">
      <w:numFmt w:val="bullet"/>
      <w:lvlText w:val="•"/>
      <w:lvlJc w:val="left"/>
      <w:pPr>
        <w:ind w:left="1146" w:hanging="131"/>
      </w:pPr>
    </w:lvl>
    <w:lvl w:ilvl="5">
      <w:numFmt w:val="bullet"/>
      <w:lvlText w:val="•"/>
      <w:lvlJc w:val="left"/>
      <w:pPr>
        <w:ind w:left="1398" w:hanging="131"/>
      </w:pPr>
    </w:lvl>
    <w:lvl w:ilvl="6">
      <w:numFmt w:val="bullet"/>
      <w:lvlText w:val="•"/>
      <w:lvlJc w:val="left"/>
      <w:pPr>
        <w:ind w:left="1650" w:hanging="131"/>
      </w:pPr>
    </w:lvl>
    <w:lvl w:ilvl="7">
      <w:numFmt w:val="bullet"/>
      <w:lvlText w:val="•"/>
      <w:lvlJc w:val="left"/>
      <w:pPr>
        <w:ind w:left="1901" w:hanging="131"/>
      </w:pPr>
    </w:lvl>
    <w:lvl w:ilvl="8">
      <w:numFmt w:val="bullet"/>
      <w:lvlText w:val="•"/>
      <w:lvlJc w:val="left"/>
      <w:pPr>
        <w:ind w:left="2153" w:hanging="131"/>
      </w:pPr>
    </w:lvl>
  </w:abstractNum>
  <w:abstractNum w:abstractNumId="8" w15:restartNumberingAfterBreak="0">
    <w:nsid w:val="0000040A"/>
    <w:multiLevelType w:val="multilevel"/>
    <w:tmpl w:val="0000088D"/>
    <w:lvl w:ilvl="0">
      <w:numFmt w:val="bullet"/>
      <w:lvlText w:val="•"/>
      <w:lvlJc w:val="left"/>
      <w:pPr>
        <w:ind w:left="136" w:hanging="124"/>
      </w:pPr>
      <w:rPr>
        <w:rFonts w:ascii="Arial" w:hAnsi="Arial" w:cs="Arial"/>
        <w:b w:val="0"/>
        <w:bCs w:val="0"/>
        <w:i/>
        <w:iCs/>
        <w:w w:val="151"/>
        <w:sz w:val="16"/>
        <w:szCs w:val="16"/>
      </w:rPr>
    </w:lvl>
    <w:lvl w:ilvl="1">
      <w:numFmt w:val="bullet"/>
      <w:lvlText w:val="•"/>
      <w:lvlJc w:val="left"/>
      <w:pPr>
        <w:ind w:left="393" w:hanging="124"/>
      </w:pPr>
    </w:lvl>
    <w:lvl w:ilvl="2">
      <w:numFmt w:val="bullet"/>
      <w:lvlText w:val="•"/>
      <w:lvlJc w:val="left"/>
      <w:pPr>
        <w:ind w:left="646" w:hanging="124"/>
      </w:pPr>
    </w:lvl>
    <w:lvl w:ilvl="3">
      <w:numFmt w:val="bullet"/>
      <w:lvlText w:val="•"/>
      <w:lvlJc w:val="left"/>
      <w:pPr>
        <w:ind w:left="899" w:hanging="124"/>
      </w:pPr>
    </w:lvl>
    <w:lvl w:ilvl="4">
      <w:numFmt w:val="bullet"/>
      <w:lvlText w:val="•"/>
      <w:lvlJc w:val="left"/>
      <w:pPr>
        <w:ind w:left="1152" w:hanging="124"/>
      </w:pPr>
    </w:lvl>
    <w:lvl w:ilvl="5">
      <w:numFmt w:val="bullet"/>
      <w:lvlText w:val="•"/>
      <w:lvlJc w:val="left"/>
      <w:pPr>
        <w:ind w:left="1405" w:hanging="124"/>
      </w:pPr>
    </w:lvl>
    <w:lvl w:ilvl="6">
      <w:numFmt w:val="bullet"/>
      <w:lvlText w:val="•"/>
      <w:lvlJc w:val="left"/>
      <w:pPr>
        <w:ind w:left="1658" w:hanging="124"/>
      </w:pPr>
    </w:lvl>
    <w:lvl w:ilvl="7">
      <w:numFmt w:val="bullet"/>
      <w:lvlText w:val="•"/>
      <w:lvlJc w:val="left"/>
      <w:pPr>
        <w:ind w:left="1911" w:hanging="124"/>
      </w:pPr>
    </w:lvl>
    <w:lvl w:ilvl="8">
      <w:numFmt w:val="bullet"/>
      <w:lvlText w:val="•"/>
      <w:lvlJc w:val="left"/>
      <w:pPr>
        <w:ind w:left="2164" w:hanging="124"/>
      </w:pPr>
    </w:lvl>
  </w:abstractNum>
  <w:abstractNum w:abstractNumId="9" w15:restartNumberingAfterBreak="0">
    <w:nsid w:val="0000040B"/>
    <w:multiLevelType w:val="multilevel"/>
    <w:tmpl w:val="0000088E"/>
    <w:lvl w:ilvl="0">
      <w:numFmt w:val="bullet"/>
      <w:lvlText w:val="•"/>
      <w:lvlJc w:val="left"/>
      <w:pPr>
        <w:ind w:left="136" w:hanging="134"/>
      </w:pPr>
      <w:rPr>
        <w:rFonts w:ascii="Arial" w:hAnsi="Arial" w:cs="Arial"/>
        <w:b w:val="0"/>
        <w:bCs w:val="0"/>
        <w:i/>
        <w:iCs/>
        <w:w w:val="151"/>
        <w:sz w:val="16"/>
        <w:szCs w:val="16"/>
      </w:rPr>
    </w:lvl>
    <w:lvl w:ilvl="1">
      <w:numFmt w:val="bullet"/>
      <w:lvlText w:val="•"/>
      <w:lvlJc w:val="left"/>
      <w:pPr>
        <w:ind w:left="391" w:hanging="134"/>
      </w:pPr>
    </w:lvl>
    <w:lvl w:ilvl="2">
      <w:numFmt w:val="bullet"/>
      <w:lvlText w:val="•"/>
      <w:lvlJc w:val="left"/>
      <w:pPr>
        <w:ind w:left="643" w:hanging="134"/>
      </w:pPr>
    </w:lvl>
    <w:lvl w:ilvl="3">
      <w:numFmt w:val="bullet"/>
      <w:lvlText w:val="•"/>
      <w:lvlJc w:val="left"/>
      <w:pPr>
        <w:ind w:left="895" w:hanging="134"/>
      </w:pPr>
    </w:lvl>
    <w:lvl w:ilvl="4">
      <w:numFmt w:val="bullet"/>
      <w:lvlText w:val="•"/>
      <w:lvlJc w:val="left"/>
      <w:pPr>
        <w:ind w:left="1146" w:hanging="134"/>
      </w:pPr>
    </w:lvl>
    <w:lvl w:ilvl="5">
      <w:numFmt w:val="bullet"/>
      <w:lvlText w:val="•"/>
      <w:lvlJc w:val="left"/>
      <w:pPr>
        <w:ind w:left="1398" w:hanging="134"/>
      </w:pPr>
    </w:lvl>
    <w:lvl w:ilvl="6">
      <w:numFmt w:val="bullet"/>
      <w:lvlText w:val="•"/>
      <w:lvlJc w:val="left"/>
      <w:pPr>
        <w:ind w:left="1650" w:hanging="134"/>
      </w:pPr>
    </w:lvl>
    <w:lvl w:ilvl="7">
      <w:numFmt w:val="bullet"/>
      <w:lvlText w:val="•"/>
      <w:lvlJc w:val="left"/>
      <w:pPr>
        <w:ind w:left="1901" w:hanging="134"/>
      </w:pPr>
    </w:lvl>
    <w:lvl w:ilvl="8">
      <w:numFmt w:val="bullet"/>
      <w:lvlText w:val="•"/>
      <w:lvlJc w:val="left"/>
      <w:pPr>
        <w:ind w:left="2153" w:hanging="134"/>
      </w:pPr>
    </w:lvl>
  </w:abstractNum>
  <w:abstractNum w:abstractNumId="10" w15:restartNumberingAfterBreak="0">
    <w:nsid w:val="005B4BE9"/>
    <w:multiLevelType w:val="hybridMultilevel"/>
    <w:tmpl w:val="E31C4AE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006A0EC2"/>
    <w:multiLevelType w:val="hybridMultilevel"/>
    <w:tmpl w:val="A126B8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146F18A8"/>
    <w:multiLevelType w:val="hybridMultilevel"/>
    <w:tmpl w:val="37146F4E"/>
    <w:lvl w:ilvl="0" w:tplc="797E778A">
      <w:start w:val="3"/>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1BAE26EF"/>
    <w:multiLevelType w:val="hybridMultilevel"/>
    <w:tmpl w:val="A51A861A"/>
    <w:lvl w:ilvl="0" w:tplc="797E778A">
      <w:start w:val="3"/>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1FD61B4E"/>
    <w:multiLevelType w:val="multilevel"/>
    <w:tmpl w:val="818EA938"/>
    <w:lvl w:ilvl="0">
      <w:start w:val="1"/>
      <w:numFmt w:val="lowerLetter"/>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35152E06"/>
    <w:multiLevelType w:val="hybridMultilevel"/>
    <w:tmpl w:val="C58E4A82"/>
    <w:lvl w:ilvl="0" w:tplc="442CC1E6">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7492989"/>
    <w:multiLevelType w:val="hybridMultilevel"/>
    <w:tmpl w:val="427AAEE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DC72BA3"/>
    <w:multiLevelType w:val="hybridMultilevel"/>
    <w:tmpl w:val="8D404D6C"/>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0695045"/>
    <w:multiLevelType w:val="hybridMultilevel"/>
    <w:tmpl w:val="3C8C594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26E255B"/>
    <w:multiLevelType w:val="hybridMultilevel"/>
    <w:tmpl w:val="AAE6E4F8"/>
    <w:lvl w:ilvl="0" w:tplc="442CC1E6">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6B265E1"/>
    <w:multiLevelType w:val="hybridMultilevel"/>
    <w:tmpl w:val="4B10239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B1C4884"/>
    <w:multiLevelType w:val="hybridMultilevel"/>
    <w:tmpl w:val="4CDE77DE"/>
    <w:lvl w:ilvl="0" w:tplc="442CC1E6">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14C14FC"/>
    <w:multiLevelType w:val="hybridMultilevel"/>
    <w:tmpl w:val="6060B806"/>
    <w:lvl w:ilvl="0" w:tplc="442CC1E6">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45D2E0A"/>
    <w:multiLevelType w:val="hybridMultilevel"/>
    <w:tmpl w:val="73D8C172"/>
    <w:lvl w:ilvl="0" w:tplc="442CC1E6">
      <w:numFmt w:val="bullet"/>
      <w:lvlText w:val="-"/>
      <w:lvlJc w:val="left"/>
      <w:pPr>
        <w:ind w:left="720" w:hanging="360"/>
      </w:pPr>
      <w:rPr>
        <w:rFonts w:hint="default" w:ascii="Times New Roman" w:hAnsi="Times New Roman" w:cs="Times New Roman" w:eastAsiaTheme="minorEastAsia"/>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557B14A7"/>
    <w:multiLevelType w:val="multilevel"/>
    <w:tmpl w:val="9C40BC2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5787135E"/>
    <w:multiLevelType w:val="hybridMultilevel"/>
    <w:tmpl w:val="3F725622"/>
    <w:lvl w:ilvl="0" w:tplc="442CC1E6">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9D879C9"/>
    <w:multiLevelType w:val="hybridMultilevel"/>
    <w:tmpl w:val="4FEA5A48"/>
    <w:lvl w:ilvl="0" w:tplc="797E778A">
      <w:start w:val="3"/>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D1D717D"/>
    <w:multiLevelType w:val="hybridMultilevel"/>
    <w:tmpl w:val="A70868C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8" w15:restartNumberingAfterBreak="0">
    <w:nsid w:val="5D804343"/>
    <w:multiLevelType w:val="hybridMultilevel"/>
    <w:tmpl w:val="75164000"/>
    <w:lvl w:ilvl="0" w:tplc="4B1A7420">
      <w:start w:val="1"/>
      <w:numFmt w:val="decimal"/>
      <w:lvlText w:val="Step %1."/>
      <w:lvlJc w:val="left"/>
      <w:pPr>
        <w:ind w:left="720" w:hanging="360"/>
      </w:pPr>
      <w:rPr>
        <w:rFonts w:hint="default"/>
        <w:b/>
        <w:i w:val="0"/>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5FC31193"/>
    <w:multiLevelType w:val="multilevel"/>
    <w:tmpl w:val="ADFA043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30" w15:restartNumberingAfterBreak="0">
    <w:nsid w:val="69646175"/>
    <w:multiLevelType w:val="hybridMultilevel"/>
    <w:tmpl w:val="DADA5D18"/>
    <w:lvl w:ilvl="0" w:tplc="442CC1E6">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76FA23DC"/>
    <w:multiLevelType w:val="hybridMultilevel"/>
    <w:tmpl w:val="AE6E2AE0"/>
    <w:lvl w:ilvl="0" w:tplc="797E778A">
      <w:start w:val="3"/>
      <w:numFmt w:val="bullet"/>
      <w:lvlText w:val="-"/>
      <w:lvlJc w:val="left"/>
      <w:pPr>
        <w:ind w:left="720" w:hanging="360"/>
      </w:pPr>
      <w:rPr>
        <w:rFonts w:hint="default" w:ascii="Times New Roman" w:hAnsi="Times New Roman" w:cs="Times New Roman" w:eastAsiaTheme="min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
    <w:abstractNumId w:val="24"/>
  </w:num>
  <w:num w:numId="2">
    <w:abstractNumId w:val="26"/>
  </w:num>
  <w:num w:numId="3">
    <w:abstractNumId w:val="13"/>
  </w:num>
  <w:num w:numId="4">
    <w:abstractNumId w:val="31"/>
  </w:num>
  <w:num w:numId="5">
    <w:abstractNumId w:val="9"/>
  </w:num>
  <w:num w:numId="6">
    <w:abstractNumId w:val="8"/>
  </w:num>
  <w:num w:numId="7">
    <w:abstractNumId w:val="7"/>
  </w:num>
  <w:num w:numId="8">
    <w:abstractNumId w:val="6"/>
  </w:num>
  <w:num w:numId="9">
    <w:abstractNumId w:val="5"/>
  </w:num>
  <w:num w:numId="10">
    <w:abstractNumId w:val="4"/>
  </w:num>
  <w:num w:numId="11">
    <w:abstractNumId w:val="3"/>
  </w:num>
  <w:num w:numId="12">
    <w:abstractNumId w:val="2"/>
  </w:num>
  <w:num w:numId="13">
    <w:abstractNumId w:val="1"/>
  </w:num>
  <w:num w:numId="14">
    <w:abstractNumId w:val="0"/>
  </w:num>
  <w:num w:numId="1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2"/>
  </w:num>
  <w:num w:numId="17">
    <w:abstractNumId w:val="29"/>
  </w:num>
  <w:num w:numId="18">
    <w:abstractNumId w:val="14"/>
  </w:num>
  <w:num w:numId="19">
    <w:abstractNumId w:val="14"/>
    <w:lvlOverride w:ilvl="1">
      <w:lvl w:ilvl="1">
        <w:numFmt w:val="lowerLetter"/>
        <w:lvlText w:val="%2."/>
        <w:lvlJc w:val="left"/>
      </w:lvl>
    </w:lvlOverride>
  </w:num>
  <w:num w:numId="20">
    <w:abstractNumId w:val="23"/>
  </w:num>
  <w:num w:numId="21">
    <w:abstractNumId w:val="17"/>
  </w:num>
  <w:num w:numId="22">
    <w:abstractNumId w:val="18"/>
  </w:num>
  <w:num w:numId="23">
    <w:abstractNumId w:val="27"/>
  </w:num>
  <w:num w:numId="24">
    <w:abstractNumId w:val="16"/>
  </w:num>
  <w:num w:numId="25">
    <w:abstractNumId w:val="11"/>
  </w:num>
  <w:num w:numId="26">
    <w:abstractNumId w:val="20"/>
  </w:num>
  <w:num w:numId="27">
    <w:abstractNumId w:val="21"/>
  </w:num>
  <w:num w:numId="28">
    <w:abstractNumId w:val="25"/>
  </w:num>
  <w:num w:numId="29">
    <w:abstractNumId w:val="15"/>
  </w:num>
  <w:num w:numId="30">
    <w:abstractNumId w:val="30"/>
  </w:num>
  <w:num w:numId="31">
    <w:abstractNumId w:val="22"/>
  </w:num>
  <w:num w:numId="32">
    <w:abstractNumId w:val="28"/>
  </w:num>
  <w:num w:numId="33">
    <w:abstractNumId w:val="10"/>
  </w:num>
  <w:num w:numId="34">
    <w:abstractNumId w:val="19"/>
  </w:num>
</w:numbering>
</file>

<file path=word/people.xml><?xml version="1.0" encoding="utf-8"?>
<w15:people xmlns:mc="http://schemas.openxmlformats.org/markup-compatibility/2006" xmlns:w15="http://schemas.microsoft.com/office/word/2012/wordml" mc:Ignorable="w15">
  <w15:person w15:author="Zhang, Jack (Yunpeng)">
    <w15:presenceInfo w15:providerId="AD" w15:userId="S::yzhan226@cougarnet.uh.edu::4e755587-01cc-41d2-9e20-6cb9c458b69e"/>
  </w15:person>
  <w15:person w15:author="Duong, Thanh Hung">
    <w15:presenceInfo w15:providerId="None" w15:userId="Duong, Thanh H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trackRevisions w:val="false"/>
  <w:zoom w:percent="13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jAwMDEwNDMzMTYxtbBU0lEKTi0uzszPAykwNKsFAP2UtC0tAAAA"/>
  </w:docVars>
  <w:rsids>
    <w:rsidRoot w:val="00A83949"/>
    <w:rsid w:val="000003A7"/>
    <w:rsid w:val="0000278B"/>
    <w:rsid w:val="000033AE"/>
    <w:rsid w:val="00006B2B"/>
    <w:rsid w:val="00010939"/>
    <w:rsid w:val="0001399A"/>
    <w:rsid w:val="00016128"/>
    <w:rsid w:val="000204AF"/>
    <w:rsid w:val="00020790"/>
    <w:rsid w:val="00021E55"/>
    <w:rsid w:val="00023330"/>
    <w:rsid w:val="00023817"/>
    <w:rsid w:val="00024E34"/>
    <w:rsid w:val="00026A50"/>
    <w:rsid w:val="0002709D"/>
    <w:rsid w:val="00031B50"/>
    <w:rsid w:val="00031D6C"/>
    <w:rsid w:val="0003350D"/>
    <w:rsid w:val="00034239"/>
    <w:rsid w:val="00036C23"/>
    <w:rsid w:val="00044B4B"/>
    <w:rsid w:val="00047895"/>
    <w:rsid w:val="00052A44"/>
    <w:rsid w:val="0005428F"/>
    <w:rsid w:val="00054B13"/>
    <w:rsid w:val="00056664"/>
    <w:rsid w:val="000566DA"/>
    <w:rsid w:val="00064170"/>
    <w:rsid w:val="000647F7"/>
    <w:rsid w:val="00066220"/>
    <w:rsid w:val="00067796"/>
    <w:rsid w:val="00070CEE"/>
    <w:rsid w:val="00071B34"/>
    <w:rsid w:val="00076DBA"/>
    <w:rsid w:val="00081AF0"/>
    <w:rsid w:val="00082918"/>
    <w:rsid w:val="00083E8C"/>
    <w:rsid w:val="00084436"/>
    <w:rsid w:val="00084D92"/>
    <w:rsid w:val="00087FF1"/>
    <w:rsid w:val="00091F71"/>
    <w:rsid w:val="0009470E"/>
    <w:rsid w:val="0009623D"/>
    <w:rsid w:val="00096E42"/>
    <w:rsid w:val="000A1F5F"/>
    <w:rsid w:val="000A20B6"/>
    <w:rsid w:val="000B1AA4"/>
    <w:rsid w:val="000B2BFB"/>
    <w:rsid w:val="000B3A6B"/>
    <w:rsid w:val="000B65CC"/>
    <w:rsid w:val="000C6010"/>
    <w:rsid w:val="000D02FD"/>
    <w:rsid w:val="000D2B77"/>
    <w:rsid w:val="000D373F"/>
    <w:rsid w:val="000D48C7"/>
    <w:rsid w:val="000D5CF7"/>
    <w:rsid w:val="000D5F2E"/>
    <w:rsid w:val="000D7971"/>
    <w:rsid w:val="000E1E27"/>
    <w:rsid w:val="000E7AA8"/>
    <w:rsid w:val="000F16C2"/>
    <w:rsid w:val="000F3532"/>
    <w:rsid w:val="000F45A1"/>
    <w:rsid w:val="000F6786"/>
    <w:rsid w:val="000F77AB"/>
    <w:rsid w:val="00102451"/>
    <w:rsid w:val="00103844"/>
    <w:rsid w:val="001047A2"/>
    <w:rsid w:val="00105031"/>
    <w:rsid w:val="00107B2A"/>
    <w:rsid w:val="001118C4"/>
    <w:rsid w:val="00112919"/>
    <w:rsid w:val="00113FA6"/>
    <w:rsid w:val="00115198"/>
    <w:rsid w:val="001157E6"/>
    <w:rsid w:val="00120236"/>
    <w:rsid w:val="00120DCD"/>
    <w:rsid w:val="001236B4"/>
    <w:rsid w:val="0012766B"/>
    <w:rsid w:val="00127B76"/>
    <w:rsid w:val="001301AE"/>
    <w:rsid w:val="001303C8"/>
    <w:rsid w:val="00133D57"/>
    <w:rsid w:val="001371A7"/>
    <w:rsid w:val="00140561"/>
    <w:rsid w:val="0014327A"/>
    <w:rsid w:val="00144DF8"/>
    <w:rsid w:val="00145BA6"/>
    <w:rsid w:val="00147A9A"/>
    <w:rsid w:val="00150D5C"/>
    <w:rsid w:val="001510A3"/>
    <w:rsid w:val="00151BE6"/>
    <w:rsid w:val="00154688"/>
    <w:rsid w:val="001546EC"/>
    <w:rsid w:val="00155190"/>
    <w:rsid w:val="00155657"/>
    <w:rsid w:val="001556CC"/>
    <w:rsid w:val="0015580D"/>
    <w:rsid w:val="001579A2"/>
    <w:rsid w:val="0016287B"/>
    <w:rsid w:val="001635F0"/>
    <w:rsid w:val="001712BF"/>
    <w:rsid w:val="001722D7"/>
    <w:rsid w:val="00174B4F"/>
    <w:rsid w:val="00174BEC"/>
    <w:rsid w:val="00190D7C"/>
    <w:rsid w:val="00192705"/>
    <w:rsid w:val="00193A88"/>
    <w:rsid w:val="001964D2"/>
    <w:rsid w:val="0019674F"/>
    <w:rsid w:val="00197D8D"/>
    <w:rsid w:val="001A295A"/>
    <w:rsid w:val="001A3075"/>
    <w:rsid w:val="001A4866"/>
    <w:rsid w:val="001A5434"/>
    <w:rsid w:val="001B1941"/>
    <w:rsid w:val="001B2C79"/>
    <w:rsid w:val="001B2DCF"/>
    <w:rsid w:val="001B4770"/>
    <w:rsid w:val="001C2357"/>
    <w:rsid w:val="001C2E58"/>
    <w:rsid w:val="001C6BF3"/>
    <w:rsid w:val="001C6EEF"/>
    <w:rsid w:val="001D2C10"/>
    <w:rsid w:val="001E24B4"/>
    <w:rsid w:val="001E401D"/>
    <w:rsid w:val="001F1B5F"/>
    <w:rsid w:val="001F20E7"/>
    <w:rsid w:val="001F30F0"/>
    <w:rsid w:val="001F362F"/>
    <w:rsid w:val="001F4DA2"/>
    <w:rsid w:val="001F560C"/>
    <w:rsid w:val="001F78B7"/>
    <w:rsid w:val="00200E64"/>
    <w:rsid w:val="002012F4"/>
    <w:rsid w:val="00201CC5"/>
    <w:rsid w:val="00207E28"/>
    <w:rsid w:val="0021026B"/>
    <w:rsid w:val="002128E7"/>
    <w:rsid w:val="002129BC"/>
    <w:rsid w:val="00217EC2"/>
    <w:rsid w:val="00224B8B"/>
    <w:rsid w:val="00224D9C"/>
    <w:rsid w:val="00227A37"/>
    <w:rsid w:val="002301E1"/>
    <w:rsid w:val="00230535"/>
    <w:rsid w:val="0023249C"/>
    <w:rsid w:val="002371F6"/>
    <w:rsid w:val="002401F5"/>
    <w:rsid w:val="002404EF"/>
    <w:rsid w:val="002412F8"/>
    <w:rsid w:val="00243BA3"/>
    <w:rsid w:val="00244EE4"/>
    <w:rsid w:val="002454EF"/>
    <w:rsid w:val="00251EB6"/>
    <w:rsid w:val="00257232"/>
    <w:rsid w:val="00257B4D"/>
    <w:rsid w:val="00261EB0"/>
    <w:rsid w:val="00262FD9"/>
    <w:rsid w:val="002634FC"/>
    <w:rsid w:val="00264690"/>
    <w:rsid w:val="0026566D"/>
    <w:rsid w:val="00267AAB"/>
    <w:rsid w:val="00273EDF"/>
    <w:rsid w:val="00274C7D"/>
    <w:rsid w:val="002824E7"/>
    <w:rsid w:val="002827F6"/>
    <w:rsid w:val="00282EE7"/>
    <w:rsid w:val="00283246"/>
    <w:rsid w:val="002913B2"/>
    <w:rsid w:val="002920BB"/>
    <w:rsid w:val="002946E2"/>
    <w:rsid w:val="002955A1"/>
    <w:rsid w:val="002A18CF"/>
    <w:rsid w:val="002A33F7"/>
    <w:rsid w:val="002A768E"/>
    <w:rsid w:val="002B0C4C"/>
    <w:rsid w:val="002B2F06"/>
    <w:rsid w:val="002B5D07"/>
    <w:rsid w:val="002B74A7"/>
    <w:rsid w:val="002B7CDD"/>
    <w:rsid w:val="002C0404"/>
    <w:rsid w:val="002C0688"/>
    <w:rsid w:val="002C07AA"/>
    <w:rsid w:val="002C11AD"/>
    <w:rsid w:val="002C3424"/>
    <w:rsid w:val="002C57E3"/>
    <w:rsid w:val="002C6764"/>
    <w:rsid w:val="002C71B8"/>
    <w:rsid w:val="002C76F7"/>
    <w:rsid w:val="002D18A3"/>
    <w:rsid w:val="002D1FE6"/>
    <w:rsid w:val="002D3458"/>
    <w:rsid w:val="002D4610"/>
    <w:rsid w:val="002D4BA6"/>
    <w:rsid w:val="002D52E7"/>
    <w:rsid w:val="002D7631"/>
    <w:rsid w:val="002E3B7F"/>
    <w:rsid w:val="002E7A20"/>
    <w:rsid w:val="002F012D"/>
    <w:rsid w:val="002F478B"/>
    <w:rsid w:val="002F6AC5"/>
    <w:rsid w:val="002F71B2"/>
    <w:rsid w:val="002F795A"/>
    <w:rsid w:val="002F7AAF"/>
    <w:rsid w:val="0030258B"/>
    <w:rsid w:val="003030A9"/>
    <w:rsid w:val="00307240"/>
    <w:rsid w:val="003123C6"/>
    <w:rsid w:val="00312489"/>
    <w:rsid w:val="00315C25"/>
    <w:rsid w:val="00316A2B"/>
    <w:rsid w:val="0032101F"/>
    <w:rsid w:val="00321F32"/>
    <w:rsid w:val="003225F6"/>
    <w:rsid w:val="00323C9C"/>
    <w:rsid w:val="00324367"/>
    <w:rsid w:val="00325393"/>
    <w:rsid w:val="003306EE"/>
    <w:rsid w:val="003307BE"/>
    <w:rsid w:val="0033623C"/>
    <w:rsid w:val="0033741F"/>
    <w:rsid w:val="00342327"/>
    <w:rsid w:val="00342E66"/>
    <w:rsid w:val="00342EB6"/>
    <w:rsid w:val="003443B2"/>
    <w:rsid w:val="00344CDB"/>
    <w:rsid w:val="003452CA"/>
    <w:rsid w:val="003457AE"/>
    <w:rsid w:val="00350B7C"/>
    <w:rsid w:val="00351108"/>
    <w:rsid w:val="0035462B"/>
    <w:rsid w:val="00356567"/>
    <w:rsid w:val="003566EA"/>
    <w:rsid w:val="00365532"/>
    <w:rsid w:val="00365DAA"/>
    <w:rsid w:val="00366543"/>
    <w:rsid w:val="00375055"/>
    <w:rsid w:val="00377B7B"/>
    <w:rsid w:val="00382C9F"/>
    <w:rsid w:val="0038456D"/>
    <w:rsid w:val="00384A61"/>
    <w:rsid w:val="00384F49"/>
    <w:rsid w:val="00385F83"/>
    <w:rsid w:val="00390DFF"/>
    <w:rsid w:val="003961C6"/>
    <w:rsid w:val="003979CA"/>
    <w:rsid w:val="003A1533"/>
    <w:rsid w:val="003A5EEF"/>
    <w:rsid w:val="003A7514"/>
    <w:rsid w:val="003B367F"/>
    <w:rsid w:val="003B60A2"/>
    <w:rsid w:val="003B7B97"/>
    <w:rsid w:val="003C111C"/>
    <w:rsid w:val="003C1C8D"/>
    <w:rsid w:val="003C28FB"/>
    <w:rsid w:val="003C3105"/>
    <w:rsid w:val="003C35C5"/>
    <w:rsid w:val="003C5B56"/>
    <w:rsid w:val="003C680A"/>
    <w:rsid w:val="003C70F0"/>
    <w:rsid w:val="003D1C3B"/>
    <w:rsid w:val="003D2A41"/>
    <w:rsid w:val="003D2C06"/>
    <w:rsid w:val="003D3712"/>
    <w:rsid w:val="003D505A"/>
    <w:rsid w:val="003D61D8"/>
    <w:rsid w:val="003D6557"/>
    <w:rsid w:val="003E2E83"/>
    <w:rsid w:val="003E6A44"/>
    <w:rsid w:val="003E7DA2"/>
    <w:rsid w:val="003F2C35"/>
    <w:rsid w:val="003F590C"/>
    <w:rsid w:val="00400063"/>
    <w:rsid w:val="004022F4"/>
    <w:rsid w:val="004116AA"/>
    <w:rsid w:val="00411F4A"/>
    <w:rsid w:val="00412D17"/>
    <w:rsid w:val="00416D86"/>
    <w:rsid w:val="00420262"/>
    <w:rsid w:val="00421D22"/>
    <w:rsid w:val="00422978"/>
    <w:rsid w:val="004322DB"/>
    <w:rsid w:val="004327F9"/>
    <w:rsid w:val="00432AF9"/>
    <w:rsid w:val="00433F9D"/>
    <w:rsid w:val="0043469F"/>
    <w:rsid w:val="00435125"/>
    <w:rsid w:val="004446C7"/>
    <w:rsid w:val="004457FA"/>
    <w:rsid w:val="00445B83"/>
    <w:rsid w:val="004513A5"/>
    <w:rsid w:val="00452C4B"/>
    <w:rsid w:val="00453A60"/>
    <w:rsid w:val="00456262"/>
    <w:rsid w:val="00467F5A"/>
    <w:rsid w:val="00470AF7"/>
    <w:rsid w:val="0047234A"/>
    <w:rsid w:val="00474B59"/>
    <w:rsid w:val="00474C08"/>
    <w:rsid w:val="00474C43"/>
    <w:rsid w:val="00476760"/>
    <w:rsid w:val="004807FF"/>
    <w:rsid w:val="00482BB0"/>
    <w:rsid w:val="00483422"/>
    <w:rsid w:val="00490CC1"/>
    <w:rsid w:val="0049118F"/>
    <w:rsid w:val="00491314"/>
    <w:rsid w:val="004934E9"/>
    <w:rsid w:val="00493A49"/>
    <w:rsid w:val="0049558F"/>
    <w:rsid w:val="00495855"/>
    <w:rsid w:val="004959FB"/>
    <w:rsid w:val="004A7736"/>
    <w:rsid w:val="004B011F"/>
    <w:rsid w:val="004B18B8"/>
    <w:rsid w:val="004B2A13"/>
    <w:rsid w:val="004B2C31"/>
    <w:rsid w:val="004B3D9C"/>
    <w:rsid w:val="004B5AD5"/>
    <w:rsid w:val="004B7374"/>
    <w:rsid w:val="004B7785"/>
    <w:rsid w:val="004C0449"/>
    <w:rsid w:val="004C28D0"/>
    <w:rsid w:val="004C5D29"/>
    <w:rsid w:val="004C5F2E"/>
    <w:rsid w:val="004C60A3"/>
    <w:rsid w:val="004D23A6"/>
    <w:rsid w:val="004D4C44"/>
    <w:rsid w:val="004D4DAE"/>
    <w:rsid w:val="004E07C3"/>
    <w:rsid w:val="004E1115"/>
    <w:rsid w:val="004E1B32"/>
    <w:rsid w:val="004E40B6"/>
    <w:rsid w:val="004E645A"/>
    <w:rsid w:val="004E7582"/>
    <w:rsid w:val="004F14A6"/>
    <w:rsid w:val="004F4364"/>
    <w:rsid w:val="004F46E7"/>
    <w:rsid w:val="004F5E6A"/>
    <w:rsid w:val="00501321"/>
    <w:rsid w:val="00503D77"/>
    <w:rsid w:val="005076E0"/>
    <w:rsid w:val="00511A3D"/>
    <w:rsid w:val="005176E5"/>
    <w:rsid w:val="00522AAE"/>
    <w:rsid w:val="0052353C"/>
    <w:rsid w:val="00526C15"/>
    <w:rsid w:val="0053010B"/>
    <w:rsid w:val="00532AA6"/>
    <w:rsid w:val="005345BE"/>
    <w:rsid w:val="00536821"/>
    <w:rsid w:val="00536B2F"/>
    <w:rsid w:val="0054035B"/>
    <w:rsid w:val="005404A6"/>
    <w:rsid w:val="00544847"/>
    <w:rsid w:val="005453E2"/>
    <w:rsid w:val="005470AC"/>
    <w:rsid w:val="00554158"/>
    <w:rsid w:val="00554474"/>
    <w:rsid w:val="00560DDB"/>
    <w:rsid w:val="005645FE"/>
    <w:rsid w:val="005656D1"/>
    <w:rsid w:val="00565D67"/>
    <w:rsid w:val="00567E2E"/>
    <w:rsid w:val="005738F4"/>
    <w:rsid w:val="00574B41"/>
    <w:rsid w:val="00574E71"/>
    <w:rsid w:val="00575188"/>
    <w:rsid w:val="0058045D"/>
    <w:rsid w:val="00581FC1"/>
    <w:rsid w:val="00585F3F"/>
    <w:rsid w:val="005864BA"/>
    <w:rsid w:val="00591E0E"/>
    <w:rsid w:val="00592641"/>
    <w:rsid w:val="00593645"/>
    <w:rsid w:val="005A1494"/>
    <w:rsid w:val="005A3C9D"/>
    <w:rsid w:val="005A5504"/>
    <w:rsid w:val="005A5B0B"/>
    <w:rsid w:val="005A6FD5"/>
    <w:rsid w:val="005B060A"/>
    <w:rsid w:val="005B0905"/>
    <w:rsid w:val="005B16E4"/>
    <w:rsid w:val="005B2EEF"/>
    <w:rsid w:val="005B3AAC"/>
    <w:rsid w:val="005B4547"/>
    <w:rsid w:val="005B47FB"/>
    <w:rsid w:val="005B4FCC"/>
    <w:rsid w:val="005B7AD3"/>
    <w:rsid w:val="005C0FCB"/>
    <w:rsid w:val="005C2874"/>
    <w:rsid w:val="005C34E1"/>
    <w:rsid w:val="005C51D9"/>
    <w:rsid w:val="005C60C8"/>
    <w:rsid w:val="005D1146"/>
    <w:rsid w:val="005D1F44"/>
    <w:rsid w:val="005D5D9F"/>
    <w:rsid w:val="005D6B31"/>
    <w:rsid w:val="005D7544"/>
    <w:rsid w:val="005E024A"/>
    <w:rsid w:val="005E035C"/>
    <w:rsid w:val="005E1390"/>
    <w:rsid w:val="005E3390"/>
    <w:rsid w:val="005E7D6D"/>
    <w:rsid w:val="005F0C29"/>
    <w:rsid w:val="005F2F11"/>
    <w:rsid w:val="005F37D5"/>
    <w:rsid w:val="005F4DC3"/>
    <w:rsid w:val="005F51CF"/>
    <w:rsid w:val="005F5551"/>
    <w:rsid w:val="005F55CC"/>
    <w:rsid w:val="005F660F"/>
    <w:rsid w:val="005F73CD"/>
    <w:rsid w:val="00601843"/>
    <w:rsid w:val="00601E59"/>
    <w:rsid w:val="00603424"/>
    <w:rsid w:val="00605250"/>
    <w:rsid w:val="00605CF4"/>
    <w:rsid w:val="00611E4C"/>
    <w:rsid w:val="0061420B"/>
    <w:rsid w:val="006164B0"/>
    <w:rsid w:val="00621ED8"/>
    <w:rsid w:val="00622BA7"/>
    <w:rsid w:val="0062356A"/>
    <w:rsid w:val="00627422"/>
    <w:rsid w:val="00630CF1"/>
    <w:rsid w:val="006311B9"/>
    <w:rsid w:val="00631783"/>
    <w:rsid w:val="00632E50"/>
    <w:rsid w:val="00633616"/>
    <w:rsid w:val="00634E53"/>
    <w:rsid w:val="00637D9E"/>
    <w:rsid w:val="00644239"/>
    <w:rsid w:val="00646B93"/>
    <w:rsid w:val="0065422D"/>
    <w:rsid w:val="006557CC"/>
    <w:rsid w:val="00661DE4"/>
    <w:rsid w:val="00666A4F"/>
    <w:rsid w:val="00667B47"/>
    <w:rsid w:val="0067057B"/>
    <w:rsid w:val="00670C7D"/>
    <w:rsid w:val="006720F0"/>
    <w:rsid w:val="00672149"/>
    <w:rsid w:val="00673EE9"/>
    <w:rsid w:val="006749B6"/>
    <w:rsid w:val="00675F6F"/>
    <w:rsid w:val="00676E90"/>
    <w:rsid w:val="00677DC0"/>
    <w:rsid w:val="00680181"/>
    <w:rsid w:val="00680746"/>
    <w:rsid w:val="00681CCD"/>
    <w:rsid w:val="0068356B"/>
    <w:rsid w:val="006840EA"/>
    <w:rsid w:val="00686B09"/>
    <w:rsid w:val="006903AC"/>
    <w:rsid w:val="006903C8"/>
    <w:rsid w:val="00690462"/>
    <w:rsid w:val="00690630"/>
    <w:rsid w:val="00690E56"/>
    <w:rsid w:val="00691952"/>
    <w:rsid w:val="00691E7A"/>
    <w:rsid w:val="00691F94"/>
    <w:rsid w:val="00693D1A"/>
    <w:rsid w:val="00696F5D"/>
    <w:rsid w:val="006976E3"/>
    <w:rsid w:val="006A0803"/>
    <w:rsid w:val="006A0F4E"/>
    <w:rsid w:val="006A4E6C"/>
    <w:rsid w:val="006A6B1A"/>
    <w:rsid w:val="006A6C43"/>
    <w:rsid w:val="006A6F55"/>
    <w:rsid w:val="006A798C"/>
    <w:rsid w:val="006B0909"/>
    <w:rsid w:val="006B365C"/>
    <w:rsid w:val="006C1535"/>
    <w:rsid w:val="006C1B52"/>
    <w:rsid w:val="006C1D34"/>
    <w:rsid w:val="006C35C7"/>
    <w:rsid w:val="006C410B"/>
    <w:rsid w:val="006C5E29"/>
    <w:rsid w:val="006C6728"/>
    <w:rsid w:val="006C7DA5"/>
    <w:rsid w:val="006D023D"/>
    <w:rsid w:val="006D0FBB"/>
    <w:rsid w:val="006D22C0"/>
    <w:rsid w:val="006D22DB"/>
    <w:rsid w:val="006D370C"/>
    <w:rsid w:val="006D6D50"/>
    <w:rsid w:val="006E1A57"/>
    <w:rsid w:val="006E259B"/>
    <w:rsid w:val="006E336D"/>
    <w:rsid w:val="006E477B"/>
    <w:rsid w:val="006E611C"/>
    <w:rsid w:val="006E618B"/>
    <w:rsid w:val="006E79BB"/>
    <w:rsid w:val="006F01B0"/>
    <w:rsid w:val="006F0287"/>
    <w:rsid w:val="006F143C"/>
    <w:rsid w:val="006F25FC"/>
    <w:rsid w:val="006F46BD"/>
    <w:rsid w:val="006F515E"/>
    <w:rsid w:val="006F5A9C"/>
    <w:rsid w:val="006F5FAE"/>
    <w:rsid w:val="006F6DD2"/>
    <w:rsid w:val="006F6FAD"/>
    <w:rsid w:val="006F7A1E"/>
    <w:rsid w:val="00702CB0"/>
    <w:rsid w:val="007071C2"/>
    <w:rsid w:val="0071321D"/>
    <w:rsid w:val="00720874"/>
    <w:rsid w:val="00724C20"/>
    <w:rsid w:val="007253FC"/>
    <w:rsid w:val="007276E5"/>
    <w:rsid w:val="00731FC8"/>
    <w:rsid w:val="007368AF"/>
    <w:rsid w:val="00736F98"/>
    <w:rsid w:val="00742811"/>
    <w:rsid w:val="00743B9D"/>
    <w:rsid w:val="00754059"/>
    <w:rsid w:val="007564B6"/>
    <w:rsid w:val="007621E5"/>
    <w:rsid w:val="007628BB"/>
    <w:rsid w:val="007702E2"/>
    <w:rsid w:val="007802FB"/>
    <w:rsid w:val="007819D0"/>
    <w:rsid w:val="00787241"/>
    <w:rsid w:val="007872CD"/>
    <w:rsid w:val="0079042C"/>
    <w:rsid w:val="007910C0"/>
    <w:rsid w:val="00793A01"/>
    <w:rsid w:val="00796C8C"/>
    <w:rsid w:val="00797323"/>
    <w:rsid w:val="007A0100"/>
    <w:rsid w:val="007A05A1"/>
    <w:rsid w:val="007A0DF8"/>
    <w:rsid w:val="007A127F"/>
    <w:rsid w:val="007A19B6"/>
    <w:rsid w:val="007A2933"/>
    <w:rsid w:val="007A3EEC"/>
    <w:rsid w:val="007A3F8D"/>
    <w:rsid w:val="007A40E8"/>
    <w:rsid w:val="007A5D81"/>
    <w:rsid w:val="007B267D"/>
    <w:rsid w:val="007B3C25"/>
    <w:rsid w:val="007B55D3"/>
    <w:rsid w:val="007B693C"/>
    <w:rsid w:val="007C06F2"/>
    <w:rsid w:val="007C0CB6"/>
    <w:rsid w:val="007C38FD"/>
    <w:rsid w:val="007C3AD1"/>
    <w:rsid w:val="007C660E"/>
    <w:rsid w:val="007C68ED"/>
    <w:rsid w:val="007C710A"/>
    <w:rsid w:val="007D0842"/>
    <w:rsid w:val="007D5AF5"/>
    <w:rsid w:val="007D673E"/>
    <w:rsid w:val="007D674A"/>
    <w:rsid w:val="007D7F70"/>
    <w:rsid w:val="007E0E3A"/>
    <w:rsid w:val="007E3187"/>
    <w:rsid w:val="007E53FD"/>
    <w:rsid w:val="007E620F"/>
    <w:rsid w:val="007E69B5"/>
    <w:rsid w:val="007F032E"/>
    <w:rsid w:val="007F0E4E"/>
    <w:rsid w:val="007F2C62"/>
    <w:rsid w:val="007F5E25"/>
    <w:rsid w:val="007F67C0"/>
    <w:rsid w:val="007F7E0C"/>
    <w:rsid w:val="008007DB"/>
    <w:rsid w:val="008013EB"/>
    <w:rsid w:val="008033BC"/>
    <w:rsid w:val="0080462E"/>
    <w:rsid w:val="00805FA8"/>
    <w:rsid w:val="0081187D"/>
    <w:rsid w:val="00814A65"/>
    <w:rsid w:val="00816915"/>
    <w:rsid w:val="00817249"/>
    <w:rsid w:val="00820955"/>
    <w:rsid w:val="008213F8"/>
    <w:rsid w:val="008236BB"/>
    <w:rsid w:val="008306A3"/>
    <w:rsid w:val="008326BA"/>
    <w:rsid w:val="008358C9"/>
    <w:rsid w:val="008417AA"/>
    <w:rsid w:val="00843749"/>
    <w:rsid w:val="00843E69"/>
    <w:rsid w:val="00844C13"/>
    <w:rsid w:val="008452A0"/>
    <w:rsid w:val="008500AD"/>
    <w:rsid w:val="008506D2"/>
    <w:rsid w:val="00850872"/>
    <w:rsid w:val="0085213F"/>
    <w:rsid w:val="00852F34"/>
    <w:rsid w:val="00853DCF"/>
    <w:rsid w:val="00861108"/>
    <w:rsid w:val="008613E7"/>
    <w:rsid w:val="00862593"/>
    <w:rsid w:val="008632A1"/>
    <w:rsid w:val="00864F85"/>
    <w:rsid w:val="0087061C"/>
    <w:rsid w:val="00871F65"/>
    <w:rsid w:val="0087227B"/>
    <w:rsid w:val="008725D4"/>
    <w:rsid w:val="00873046"/>
    <w:rsid w:val="00874D40"/>
    <w:rsid w:val="00876FC3"/>
    <w:rsid w:val="0087715C"/>
    <w:rsid w:val="00880160"/>
    <w:rsid w:val="00880B42"/>
    <w:rsid w:val="0088581F"/>
    <w:rsid w:val="008869E5"/>
    <w:rsid w:val="00887700"/>
    <w:rsid w:val="00892975"/>
    <w:rsid w:val="00893BFA"/>
    <w:rsid w:val="00895284"/>
    <w:rsid w:val="00896967"/>
    <w:rsid w:val="008A053F"/>
    <w:rsid w:val="008A1C87"/>
    <w:rsid w:val="008A3093"/>
    <w:rsid w:val="008A37A8"/>
    <w:rsid w:val="008B0D4D"/>
    <w:rsid w:val="008B268E"/>
    <w:rsid w:val="008B3556"/>
    <w:rsid w:val="008B3B3E"/>
    <w:rsid w:val="008B3E1F"/>
    <w:rsid w:val="008B4028"/>
    <w:rsid w:val="008B4D6B"/>
    <w:rsid w:val="008B65AB"/>
    <w:rsid w:val="008B6813"/>
    <w:rsid w:val="008B7B83"/>
    <w:rsid w:val="008C20E6"/>
    <w:rsid w:val="008C2EBD"/>
    <w:rsid w:val="008C35C2"/>
    <w:rsid w:val="008C3D12"/>
    <w:rsid w:val="008C7BD5"/>
    <w:rsid w:val="008C7C4C"/>
    <w:rsid w:val="008D01AA"/>
    <w:rsid w:val="008D0D90"/>
    <w:rsid w:val="008D52EA"/>
    <w:rsid w:val="008E1CD0"/>
    <w:rsid w:val="008E1ECE"/>
    <w:rsid w:val="008E47FE"/>
    <w:rsid w:val="008E7697"/>
    <w:rsid w:val="008F0705"/>
    <w:rsid w:val="008F6076"/>
    <w:rsid w:val="008F7D30"/>
    <w:rsid w:val="008FBA36"/>
    <w:rsid w:val="009057AD"/>
    <w:rsid w:val="00907981"/>
    <w:rsid w:val="00910620"/>
    <w:rsid w:val="00911256"/>
    <w:rsid w:val="009115F9"/>
    <w:rsid w:val="009123E0"/>
    <w:rsid w:val="00912D91"/>
    <w:rsid w:val="00912D99"/>
    <w:rsid w:val="00914A08"/>
    <w:rsid w:val="009160B4"/>
    <w:rsid w:val="009169CD"/>
    <w:rsid w:val="00920E6F"/>
    <w:rsid w:val="00921193"/>
    <w:rsid w:val="0092429D"/>
    <w:rsid w:val="00927CCE"/>
    <w:rsid w:val="00935050"/>
    <w:rsid w:val="00950030"/>
    <w:rsid w:val="00951E0C"/>
    <w:rsid w:val="00952E17"/>
    <w:rsid w:val="009538EF"/>
    <w:rsid w:val="00955584"/>
    <w:rsid w:val="009562CE"/>
    <w:rsid w:val="009649B5"/>
    <w:rsid w:val="00966212"/>
    <w:rsid w:val="0096690B"/>
    <w:rsid w:val="00967666"/>
    <w:rsid w:val="009702EB"/>
    <w:rsid w:val="0097328F"/>
    <w:rsid w:val="0097510C"/>
    <w:rsid w:val="00986648"/>
    <w:rsid w:val="00993315"/>
    <w:rsid w:val="009A3CDB"/>
    <w:rsid w:val="009A3E9B"/>
    <w:rsid w:val="009A54A4"/>
    <w:rsid w:val="009A5813"/>
    <w:rsid w:val="009B3D64"/>
    <w:rsid w:val="009B5CAC"/>
    <w:rsid w:val="009B72B2"/>
    <w:rsid w:val="009B752C"/>
    <w:rsid w:val="009C1E55"/>
    <w:rsid w:val="009C481A"/>
    <w:rsid w:val="009D00C2"/>
    <w:rsid w:val="009D219A"/>
    <w:rsid w:val="009D6D6F"/>
    <w:rsid w:val="009E1362"/>
    <w:rsid w:val="009E26CC"/>
    <w:rsid w:val="009F03BF"/>
    <w:rsid w:val="009F3D07"/>
    <w:rsid w:val="00A0401D"/>
    <w:rsid w:val="00A04151"/>
    <w:rsid w:val="00A07CA8"/>
    <w:rsid w:val="00A104C9"/>
    <w:rsid w:val="00A13204"/>
    <w:rsid w:val="00A154CA"/>
    <w:rsid w:val="00A167CE"/>
    <w:rsid w:val="00A16DD9"/>
    <w:rsid w:val="00A20FA8"/>
    <w:rsid w:val="00A216E3"/>
    <w:rsid w:val="00A21A47"/>
    <w:rsid w:val="00A22399"/>
    <w:rsid w:val="00A2274A"/>
    <w:rsid w:val="00A24573"/>
    <w:rsid w:val="00A253B0"/>
    <w:rsid w:val="00A268F3"/>
    <w:rsid w:val="00A300F8"/>
    <w:rsid w:val="00A30745"/>
    <w:rsid w:val="00A32065"/>
    <w:rsid w:val="00A35489"/>
    <w:rsid w:val="00A35693"/>
    <w:rsid w:val="00A35E67"/>
    <w:rsid w:val="00A413D5"/>
    <w:rsid w:val="00A41E14"/>
    <w:rsid w:val="00A43B64"/>
    <w:rsid w:val="00A43BB7"/>
    <w:rsid w:val="00A51E44"/>
    <w:rsid w:val="00A52309"/>
    <w:rsid w:val="00A52DD0"/>
    <w:rsid w:val="00A534D4"/>
    <w:rsid w:val="00A6025D"/>
    <w:rsid w:val="00A65E5A"/>
    <w:rsid w:val="00A67451"/>
    <w:rsid w:val="00A67569"/>
    <w:rsid w:val="00A7327D"/>
    <w:rsid w:val="00A73DFC"/>
    <w:rsid w:val="00A74505"/>
    <w:rsid w:val="00A75373"/>
    <w:rsid w:val="00A75916"/>
    <w:rsid w:val="00A7658C"/>
    <w:rsid w:val="00A812BE"/>
    <w:rsid w:val="00A83949"/>
    <w:rsid w:val="00A86617"/>
    <w:rsid w:val="00A867EF"/>
    <w:rsid w:val="00A903D4"/>
    <w:rsid w:val="00A91EA0"/>
    <w:rsid w:val="00A9344A"/>
    <w:rsid w:val="00A93D43"/>
    <w:rsid w:val="00A93F30"/>
    <w:rsid w:val="00AA177C"/>
    <w:rsid w:val="00AA1942"/>
    <w:rsid w:val="00AA29F5"/>
    <w:rsid w:val="00AA44E1"/>
    <w:rsid w:val="00AA6640"/>
    <w:rsid w:val="00AA71B9"/>
    <w:rsid w:val="00AB02AB"/>
    <w:rsid w:val="00AB3A6C"/>
    <w:rsid w:val="00AB4E6C"/>
    <w:rsid w:val="00AB5F78"/>
    <w:rsid w:val="00AB7DF8"/>
    <w:rsid w:val="00AC3401"/>
    <w:rsid w:val="00AC377B"/>
    <w:rsid w:val="00AC4D5E"/>
    <w:rsid w:val="00AD091B"/>
    <w:rsid w:val="00AD2DD0"/>
    <w:rsid w:val="00AD3415"/>
    <w:rsid w:val="00AD6841"/>
    <w:rsid w:val="00AE447E"/>
    <w:rsid w:val="00AE6170"/>
    <w:rsid w:val="00AE6BB6"/>
    <w:rsid w:val="00AE7B21"/>
    <w:rsid w:val="00AE7CC4"/>
    <w:rsid w:val="00AF150D"/>
    <w:rsid w:val="00AF26B0"/>
    <w:rsid w:val="00AF5447"/>
    <w:rsid w:val="00AF5966"/>
    <w:rsid w:val="00AF6CF0"/>
    <w:rsid w:val="00AF7555"/>
    <w:rsid w:val="00AF7AFB"/>
    <w:rsid w:val="00B00078"/>
    <w:rsid w:val="00B03771"/>
    <w:rsid w:val="00B03A65"/>
    <w:rsid w:val="00B04897"/>
    <w:rsid w:val="00B10D40"/>
    <w:rsid w:val="00B12F5D"/>
    <w:rsid w:val="00B131C0"/>
    <w:rsid w:val="00B2000B"/>
    <w:rsid w:val="00B205B9"/>
    <w:rsid w:val="00B22C54"/>
    <w:rsid w:val="00B24009"/>
    <w:rsid w:val="00B25241"/>
    <w:rsid w:val="00B26263"/>
    <w:rsid w:val="00B33855"/>
    <w:rsid w:val="00B34423"/>
    <w:rsid w:val="00B36061"/>
    <w:rsid w:val="00B37ED4"/>
    <w:rsid w:val="00B42F07"/>
    <w:rsid w:val="00B43B1F"/>
    <w:rsid w:val="00B442D2"/>
    <w:rsid w:val="00B50C53"/>
    <w:rsid w:val="00B51730"/>
    <w:rsid w:val="00B56664"/>
    <w:rsid w:val="00B57B0A"/>
    <w:rsid w:val="00B60E62"/>
    <w:rsid w:val="00B644B0"/>
    <w:rsid w:val="00B666EE"/>
    <w:rsid w:val="00B72FEF"/>
    <w:rsid w:val="00B74B08"/>
    <w:rsid w:val="00B75E27"/>
    <w:rsid w:val="00B80119"/>
    <w:rsid w:val="00B80576"/>
    <w:rsid w:val="00B80BA0"/>
    <w:rsid w:val="00B864DA"/>
    <w:rsid w:val="00B90D92"/>
    <w:rsid w:val="00B90E7C"/>
    <w:rsid w:val="00B91FAC"/>
    <w:rsid w:val="00B96F43"/>
    <w:rsid w:val="00BA0431"/>
    <w:rsid w:val="00BA492E"/>
    <w:rsid w:val="00BA7DDC"/>
    <w:rsid w:val="00BB0804"/>
    <w:rsid w:val="00BB3DB0"/>
    <w:rsid w:val="00BB4727"/>
    <w:rsid w:val="00BB5A84"/>
    <w:rsid w:val="00BB6DB1"/>
    <w:rsid w:val="00BB7551"/>
    <w:rsid w:val="00BC37DE"/>
    <w:rsid w:val="00BC4FC9"/>
    <w:rsid w:val="00BC5231"/>
    <w:rsid w:val="00BD1DC0"/>
    <w:rsid w:val="00BD71EA"/>
    <w:rsid w:val="00BD7278"/>
    <w:rsid w:val="00BE05C9"/>
    <w:rsid w:val="00BE08B0"/>
    <w:rsid w:val="00BE2470"/>
    <w:rsid w:val="00BE2FD6"/>
    <w:rsid w:val="00BE3330"/>
    <w:rsid w:val="00BE6E82"/>
    <w:rsid w:val="00BE7402"/>
    <w:rsid w:val="00BF1750"/>
    <w:rsid w:val="00BF1F16"/>
    <w:rsid w:val="00BF359B"/>
    <w:rsid w:val="00BF37C0"/>
    <w:rsid w:val="00BF4A4D"/>
    <w:rsid w:val="00BF55F2"/>
    <w:rsid w:val="00BF6DB6"/>
    <w:rsid w:val="00C015EE"/>
    <w:rsid w:val="00C0439C"/>
    <w:rsid w:val="00C05589"/>
    <w:rsid w:val="00C056AB"/>
    <w:rsid w:val="00C06B68"/>
    <w:rsid w:val="00C172D5"/>
    <w:rsid w:val="00C21F5B"/>
    <w:rsid w:val="00C242B6"/>
    <w:rsid w:val="00C25470"/>
    <w:rsid w:val="00C26AFE"/>
    <w:rsid w:val="00C31B9E"/>
    <w:rsid w:val="00C33155"/>
    <w:rsid w:val="00C34A4B"/>
    <w:rsid w:val="00C464F8"/>
    <w:rsid w:val="00C50D42"/>
    <w:rsid w:val="00C5443E"/>
    <w:rsid w:val="00C55C1E"/>
    <w:rsid w:val="00C57E92"/>
    <w:rsid w:val="00C60ECE"/>
    <w:rsid w:val="00C63CA4"/>
    <w:rsid w:val="00C64020"/>
    <w:rsid w:val="00C64B0F"/>
    <w:rsid w:val="00C669CB"/>
    <w:rsid w:val="00C67007"/>
    <w:rsid w:val="00C707B1"/>
    <w:rsid w:val="00C714E1"/>
    <w:rsid w:val="00C71C50"/>
    <w:rsid w:val="00C7323A"/>
    <w:rsid w:val="00C73C6F"/>
    <w:rsid w:val="00C75017"/>
    <w:rsid w:val="00C775FF"/>
    <w:rsid w:val="00C77C1C"/>
    <w:rsid w:val="00C80275"/>
    <w:rsid w:val="00C802CB"/>
    <w:rsid w:val="00C8059B"/>
    <w:rsid w:val="00C86A24"/>
    <w:rsid w:val="00C91508"/>
    <w:rsid w:val="00C92F4F"/>
    <w:rsid w:val="00C931D1"/>
    <w:rsid w:val="00C9454A"/>
    <w:rsid w:val="00CA42D4"/>
    <w:rsid w:val="00CA70BF"/>
    <w:rsid w:val="00CA7FD5"/>
    <w:rsid w:val="00CB21F2"/>
    <w:rsid w:val="00CB6144"/>
    <w:rsid w:val="00CB732D"/>
    <w:rsid w:val="00CB7595"/>
    <w:rsid w:val="00CB7725"/>
    <w:rsid w:val="00CB7C29"/>
    <w:rsid w:val="00CD1ABB"/>
    <w:rsid w:val="00CD27DB"/>
    <w:rsid w:val="00CD2C2B"/>
    <w:rsid w:val="00CD56D0"/>
    <w:rsid w:val="00CE3E00"/>
    <w:rsid w:val="00CE70FA"/>
    <w:rsid w:val="00CE74F1"/>
    <w:rsid w:val="00CF1059"/>
    <w:rsid w:val="00CF2BA6"/>
    <w:rsid w:val="00CF2F3F"/>
    <w:rsid w:val="00CF3667"/>
    <w:rsid w:val="00CF3AAE"/>
    <w:rsid w:val="00CF3BD2"/>
    <w:rsid w:val="00D00398"/>
    <w:rsid w:val="00D02EAD"/>
    <w:rsid w:val="00D04F3E"/>
    <w:rsid w:val="00D052C3"/>
    <w:rsid w:val="00D10106"/>
    <w:rsid w:val="00D17816"/>
    <w:rsid w:val="00D22C0F"/>
    <w:rsid w:val="00D244E5"/>
    <w:rsid w:val="00D24B21"/>
    <w:rsid w:val="00D263B9"/>
    <w:rsid w:val="00D27EE9"/>
    <w:rsid w:val="00D3252F"/>
    <w:rsid w:val="00D35576"/>
    <w:rsid w:val="00D36B4E"/>
    <w:rsid w:val="00D464E0"/>
    <w:rsid w:val="00D53934"/>
    <w:rsid w:val="00D547BA"/>
    <w:rsid w:val="00D5660E"/>
    <w:rsid w:val="00D60B7D"/>
    <w:rsid w:val="00D610F5"/>
    <w:rsid w:val="00D6128B"/>
    <w:rsid w:val="00D62614"/>
    <w:rsid w:val="00D630E4"/>
    <w:rsid w:val="00D65B59"/>
    <w:rsid w:val="00D660CB"/>
    <w:rsid w:val="00D66CBE"/>
    <w:rsid w:val="00D7303F"/>
    <w:rsid w:val="00D74226"/>
    <w:rsid w:val="00D74905"/>
    <w:rsid w:val="00D77427"/>
    <w:rsid w:val="00D81A10"/>
    <w:rsid w:val="00D91D4A"/>
    <w:rsid w:val="00D92EA6"/>
    <w:rsid w:val="00D93C59"/>
    <w:rsid w:val="00D94891"/>
    <w:rsid w:val="00D94B22"/>
    <w:rsid w:val="00D94DBA"/>
    <w:rsid w:val="00D95CC5"/>
    <w:rsid w:val="00D964CE"/>
    <w:rsid w:val="00DA4609"/>
    <w:rsid w:val="00DA588D"/>
    <w:rsid w:val="00DA6857"/>
    <w:rsid w:val="00DB0D75"/>
    <w:rsid w:val="00DB137C"/>
    <w:rsid w:val="00DB7559"/>
    <w:rsid w:val="00DC0D03"/>
    <w:rsid w:val="00DC1378"/>
    <w:rsid w:val="00DC2C93"/>
    <w:rsid w:val="00DC2FBE"/>
    <w:rsid w:val="00DC3A08"/>
    <w:rsid w:val="00DC3F0D"/>
    <w:rsid w:val="00DC471E"/>
    <w:rsid w:val="00DC500A"/>
    <w:rsid w:val="00DC68F3"/>
    <w:rsid w:val="00DD06C7"/>
    <w:rsid w:val="00DE30E1"/>
    <w:rsid w:val="00DE376B"/>
    <w:rsid w:val="00DE3F87"/>
    <w:rsid w:val="00DE40CE"/>
    <w:rsid w:val="00DE6655"/>
    <w:rsid w:val="00DF03F7"/>
    <w:rsid w:val="00DF10A4"/>
    <w:rsid w:val="00DF6DB8"/>
    <w:rsid w:val="00DF77CF"/>
    <w:rsid w:val="00E003CB"/>
    <w:rsid w:val="00E011C8"/>
    <w:rsid w:val="00E01350"/>
    <w:rsid w:val="00E034F7"/>
    <w:rsid w:val="00E0383F"/>
    <w:rsid w:val="00E03A51"/>
    <w:rsid w:val="00E04EA3"/>
    <w:rsid w:val="00E053CC"/>
    <w:rsid w:val="00E06601"/>
    <w:rsid w:val="00E13F59"/>
    <w:rsid w:val="00E15430"/>
    <w:rsid w:val="00E20089"/>
    <w:rsid w:val="00E208E6"/>
    <w:rsid w:val="00E20AF7"/>
    <w:rsid w:val="00E21728"/>
    <w:rsid w:val="00E21938"/>
    <w:rsid w:val="00E21BA6"/>
    <w:rsid w:val="00E261CA"/>
    <w:rsid w:val="00E263C4"/>
    <w:rsid w:val="00E309FA"/>
    <w:rsid w:val="00E30C42"/>
    <w:rsid w:val="00E34304"/>
    <w:rsid w:val="00E3578F"/>
    <w:rsid w:val="00E3743A"/>
    <w:rsid w:val="00E37738"/>
    <w:rsid w:val="00E37F41"/>
    <w:rsid w:val="00E40A3C"/>
    <w:rsid w:val="00E4100D"/>
    <w:rsid w:val="00E45E9A"/>
    <w:rsid w:val="00E45EA3"/>
    <w:rsid w:val="00E464EA"/>
    <w:rsid w:val="00E47F22"/>
    <w:rsid w:val="00E51778"/>
    <w:rsid w:val="00E61464"/>
    <w:rsid w:val="00E66E33"/>
    <w:rsid w:val="00E701F8"/>
    <w:rsid w:val="00E740E8"/>
    <w:rsid w:val="00E74EF4"/>
    <w:rsid w:val="00E757A8"/>
    <w:rsid w:val="00E83435"/>
    <w:rsid w:val="00E85F91"/>
    <w:rsid w:val="00E90D4D"/>
    <w:rsid w:val="00E90EA4"/>
    <w:rsid w:val="00E92613"/>
    <w:rsid w:val="00E95822"/>
    <w:rsid w:val="00E96C0C"/>
    <w:rsid w:val="00E97161"/>
    <w:rsid w:val="00EA30BF"/>
    <w:rsid w:val="00EA3617"/>
    <w:rsid w:val="00EA4335"/>
    <w:rsid w:val="00EA64C2"/>
    <w:rsid w:val="00EA66F0"/>
    <w:rsid w:val="00EA77B3"/>
    <w:rsid w:val="00EB16CD"/>
    <w:rsid w:val="00EB4C85"/>
    <w:rsid w:val="00EB5E31"/>
    <w:rsid w:val="00EB708B"/>
    <w:rsid w:val="00EC00F6"/>
    <w:rsid w:val="00EC12AE"/>
    <w:rsid w:val="00EC4AC4"/>
    <w:rsid w:val="00ED1D54"/>
    <w:rsid w:val="00ED25C1"/>
    <w:rsid w:val="00ED2AC4"/>
    <w:rsid w:val="00ED2E40"/>
    <w:rsid w:val="00ED3FCB"/>
    <w:rsid w:val="00EE07B0"/>
    <w:rsid w:val="00EE51AA"/>
    <w:rsid w:val="00EE5671"/>
    <w:rsid w:val="00EE5B6B"/>
    <w:rsid w:val="00EF245A"/>
    <w:rsid w:val="00EF3328"/>
    <w:rsid w:val="00EF3B78"/>
    <w:rsid w:val="00EF5A3A"/>
    <w:rsid w:val="00EF618C"/>
    <w:rsid w:val="00EF7A12"/>
    <w:rsid w:val="00F00F91"/>
    <w:rsid w:val="00F01C7E"/>
    <w:rsid w:val="00F02D28"/>
    <w:rsid w:val="00F0469F"/>
    <w:rsid w:val="00F04DA5"/>
    <w:rsid w:val="00F06D3F"/>
    <w:rsid w:val="00F1246A"/>
    <w:rsid w:val="00F161BB"/>
    <w:rsid w:val="00F166E9"/>
    <w:rsid w:val="00F170A3"/>
    <w:rsid w:val="00F20AB2"/>
    <w:rsid w:val="00F22D1A"/>
    <w:rsid w:val="00F23260"/>
    <w:rsid w:val="00F262A0"/>
    <w:rsid w:val="00F26DD3"/>
    <w:rsid w:val="00F270B1"/>
    <w:rsid w:val="00F33C6F"/>
    <w:rsid w:val="00F34F41"/>
    <w:rsid w:val="00F42836"/>
    <w:rsid w:val="00F42D3C"/>
    <w:rsid w:val="00F46319"/>
    <w:rsid w:val="00F50F59"/>
    <w:rsid w:val="00F549B1"/>
    <w:rsid w:val="00F6003A"/>
    <w:rsid w:val="00F665DF"/>
    <w:rsid w:val="00F701A3"/>
    <w:rsid w:val="00F75164"/>
    <w:rsid w:val="00F751A4"/>
    <w:rsid w:val="00F75B95"/>
    <w:rsid w:val="00F76B64"/>
    <w:rsid w:val="00F76C69"/>
    <w:rsid w:val="00F7712C"/>
    <w:rsid w:val="00F771C3"/>
    <w:rsid w:val="00F77F31"/>
    <w:rsid w:val="00F80C24"/>
    <w:rsid w:val="00F81527"/>
    <w:rsid w:val="00F81BF8"/>
    <w:rsid w:val="00F8523E"/>
    <w:rsid w:val="00F85D1F"/>
    <w:rsid w:val="00F86596"/>
    <w:rsid w:val="00F90C54"/>
    <w:rsid w:val="00F92868"/>
    <w:rsid w:val="00F93A6A"/>
    <w:rsid w:val="00F94C27"/>
    <w:rsid w:val="00F95F65"/>
    <w:rsid w:val="00FA1597"/>
    <w:rsid w:val="00FA2A02"/>
    <w:rsid w:val="00FA3533"/>
    <w:rsid w:val="00FA3EF0"/>
    <w:rsid w:val="00FA6963"/>
    <w:rsid w:val="00FB2496"/>
    <w:rsid w:val="00FB4DF2"/>
    <w:rsid w:val="00FB569F"/>
    <w:rsid w:val="00FC1282"/>
    <w:rsid w:val="00FC2AFA"/>
    <w:rsid w:val="00FC2F8C"/>
    <w:rsid w:val="00FC335F"/>
    <w:rsid w:val="00FC44FF"/>
    <w:rsid w:val="00FC76D2"/>
    <w:rsid w:val="00FD0078"/>
    <w:rsid w:val="00FD230C"/>
    <w:rsid w:val="00FD28B3"/>
    <w:rsid w:val="00FD3150"/>
    <w:rsid w:val="00FD3535"/>
    <w:rsid w:val="00FE15CF"/>
    <w:rsid w:val="00FE636A"/>
    <w:rsid w:val="00FE702B"/>
    <w:rsid w:val="00FF31C1"/>
    <w:rsid w:val="00FF38CB"/>
    <w:rsid w:val="00FF4CBF"/>
    <w:rsid w:val="012AA0A2"/>
    <w:rsid w:val="016B2D4B"/>
    <w:rsid w:val="03205D05"/>
    <w:rsid w:val="0344CC94"/>
    <w:rsid w:val="03526766"/>
    <w:rsid w:val="041AD393"/>
    <w:rsid w:val="045FB2D3"/>
    <w:rsid w:val="0480F0F9"/>
    <w:rsid w:val="05315A47"/>
    <w:rsid w:val="0568D7C7"/>
    <w:rsid w:val="05CBC217"/>
    <w:rsid w:val="062ED2C7"/>
    <w:rsid w:val="06594BAC"/>
    <w:rsid w:val="06F02D75"/>
    <w:rsid w:val="0724423B"/>
    <w:rsid w:val="07D2FB1D"/>
    <w:rsid w:val="085BB443"/>
    <w:rsid w:val="0874AE9F"/>
    <w:rsid w:val="08E40FF0"/>
    <w:rsid w:val="0932F196"/>
    <w:rsid w:val="0989A172"/>
    <w:rsid w:val="098BBA1C"/>
    <w:rsid w:val="09D3DF6A"/>
    <w:rsid w:val="09F59EB5"/>
    <w:rsid w:val="0A313602"/>
    <w:rsid w:val="0A46744D"/>
    <w:rsid w:val="0A5C8DA8"/>
    <w:rsid w:val="0A78EE1A"/>
    <w:rsid w:val="0AB6ED61"/>
    <w:rsid w:val="0AC7DB60"/>
    <w:rsid w:val="0B26CF4D"/>
    <w:rsid w:val="0B8F63ED"/>
    <w:rsid w:val="0C883B95"/>
    <w:rsid w:val="0C8A365D"/>
    <w:rsid w:val="0CB0703D"/>
    <w:rsid w:val="0CE789BA"/>
    <w:rsid w:val="0DDA4E48"/>
    <w:rsid w:val="0E1189D5"/>
    <w:rsid w:val="0EF8DBC3"/>
    <w:rsid w:val="0F56446B"/>
    <w:rsid w:val="0F7483DB"/>
    <w:rsid w:val="0F8FEA63"/>
    <w:rsid w:val="100913DF"/>
    <w:rsid w:val="11187CD1"/>
    <w:rsid w:val="1175C079"/>
    <w:rsid w:val="12AD1022"/>
    <w:rsid w:val="13A54BB5"/>
    <w:rsid w:val="13A7FA0A"/>
    <w:rsid w:val="1492B05E"/>
    <w:rsid w:val="149E60B3"/>
    <w:rsid w:val="14CFD460"/>
    <w:rsid w:val="1514F226"/>
    <w:rsid w:val="15779A10"/>
    <w:rsid w:val="165780DB"/>
    <w:rsid w:val="1668B911"/>
    <w:rsid w:val="16A73378"/>
    <w:rsid w:val="17D101B7"/>
    <w:rsid w:val="18710DC4"/>
    <w:rsid w:val="19C839E8"/>
    <w:rsid w:val="1AD0EF3F"/>
    <w:rsid w:val="1B046960"/>
    <w:rsid w:val="1B38E9C7"/>
    <w:rsid w:val="1B580B70"/>
    <w:rsid w:val="1BEF5847"/>
    <w:rsid w:val="1BFB3BC2"/>
    <w:rsid w:val="1C2B1A3C"/>
    <w:rsid w:val="1C5FED0C"/>
    <w:rsid w:val="1D18DF08"/>
    <w:rsid w:val="1D3DA478"/>
    <w:rsid w:val="1D51C942"/>
    <w:rsid w:val="1D9C2E52"/>
    <w:rsid w:val="1E09E12C"/>
    <w:rsid w:val="1F677335"/>
    <w:rsid w:val="1F6B7D59"/>
    <w:rsid w:val="1F80ECD9"/>
    <w:rsid w:val="2092E536"/>
    <w:rsid w:val="212DD030"/>
    <w:rsid w:val="2198F09B"/>
    <w:rsid w:val="21DBC557"/>
    <w:rsid w:val="22AC7809"/>
    <w:rsid w:val="23163138"/>
    <w:rsid w:val="232E9912"/>
    <w:rsid w:val="235C157A"/>
    <w:rsid w:val="2467006F"/>
    <w:rsid w:val="255B4ED3"/>
    <w:rsid w:val="25B69458"/>
    <w:rsid w:val="25DBA1EF"/>
    <w:rsid w:val="25DEF5A3"/>
    <w:rsid w:val="266D56EF"/>
    <w:rsid w:val="2681FD4B"/>
    <w:rsid w:val="2708ACB7"/>
    <w:rsid w:val="280DAFF3"/>
    <w:rsid w:val="28402E53"/>
    <w:rsid w:val="286899EF"/>
    <w:rsid w:val="29354A79"/>
    <w:rsid w:val="297CD42F"/>
    <w:rsid w:val="29C9CB02"/>
    <w:rsid w:val="29DDDE71"/>
    <w:rsid w:val="2A3A9BF2"/>
    <w:rsid w:val="2B268843"/>
    <w:rsid w:val="2B6815A5"/>
    <w:rsid w:val="2B899DB0"/>
    <w:rsid w:val="2C1F07BC"/>
    <w:rsid w:val="2C289C4A"/>
    <w:rsid w:val="2C4EFCEF"/>
    <w:rsid w:val="2D0B70D6"/>
    <w:rsid w:val="2D36C753"/>
    <w:rsid w:val="2D4D18B2"/>
    <w:rsid w:val="2D5E56CD"/>
    <w:rsid w:val="2E873B54"/>
    <w:rsid w:val="2E9B4D12"/>
    <w:rsid w:val="2F5178DC"/>
    <w:rsid w:val="2F8FEA36"/>
    <w:rsid w:val="2FDD26A9"/>
    <w:rsid w:val="307D0278"/>
    <w:rsid w:val="30CB041A"/>
    <w:rsid w:val="30D08345"/>
    <w:rsid w:val="30DD33AE"/>
    <w:rsid w:val="3117CF10"/>
    <w:rsid w:val="317A7243"/>
    <w:rsid w:val="31C6AAF7"/>
    <w:rsid w:val="32A86FEC"/>
    <w:rsid w:val="338516D8"/>
    <w:rsid w:val="3430286D"/>
    <w:rsid w:val="34B1E888"/>
    <w:rsid w:val="34C3AB8E"/>
    <w:rsid w:val="34F9A967"/>
    <w:rsid w:val="35BB55CB"/>
    <w:rsid w:val="36842C8D"/>
    <w:rsid w:val="36B97A24"/>
    <w:rsid w:val="36C3F962"/>
    <w:rsid w:val="36E959B4"/>
    <w:rsid w:val="372CAA03"/>
    <w:rsid w:val="37586487"/>
    <w:rsid w:val="37C46C27"/>
    <w:rsid w:val="37DE9652"/>
    <w:rsid w:val="380B49F9"/>
    <w:rsid w:val="3818D8BE"/>
    <w:rsid w:val="38C80DE7"/>
    <w:rsid w:val="390D518B"/>
    <w:rsid w:val="3911E321"/>
    <w:rsid w:val="3916085F"/>
    <w:rsid w:val="39A48992"/>
    <w:rsid w:val="39E3E75F"/>
    <w:rsid w:val="39E750FC"/>
    <w:rsid w:val="3A68975D"/>
    <w:rsid w:val="3A95AFAF"/>
    <w:rsid w:val="3AB13D1A"/>
    <w:rsid w:val="3ABC3484"/>
    <w:rsid w:val="3AC56B7E"/>
    <w:rsid w:val="3B1EA45E"/>
    <w:rsid w:val="3BD4EA46"/>
    <w:rsid w:val="3C15CAF8"/>
    <w:rsid w:val="3C3A24F1"/>
    <w:rsid w:val="3C7B0831"/>
    <w:rsid w:val="3DDF584A"/>
    <w:rsid w:val="3E2EB561"/>
    <w:rsid w:val="3EA29E3C"/>
    <w:rsid w:val="3EB17557"/>
    <w:rsid w:val="3F12BDE4"/>
    <w:rsid w:val="3F13247C"/>
    <w:rsid w:val="3F6D110C"/>
    <w:rsid w:val="4054DC85"/>
    <w:rsid w:val="40A91B7E"/>
    <w:rsid w:val="410C350B"/>
    <w:rsid w:val="4128A66E"/>
    <w:rsid w:val="414DB309"/>
    <w:rsid w:val="41DF2E90"/>
    <w:rsid w:val="41DF9287"/>
    <w:rsid w:val="42AA952B"/>
    <w:rsid w:val="4427B909"/>
    <w:rsid w:val="45260070"/>
    <w:rsid w:val="45DE321D"/>
    <w:rsid w:val="4639BDCE"/>
    <w:rsid w:val="463D162B"/>
    <w:rsid w:val="4701C780"/>
    <w:rsid w:val="4748006F"/>
    <w:rsid w:val="478FB7AD"/>
    <w:rsid w:val="48902A88"/>
    <w:rsid w:val="4894B2E0"/>
    <w:rsid w:val="4895AD0D"/>
    <w:rsid w:val="48A0C7D2"/>
    <w:rsid w:val="48F612B5"/>
    <w:rsid w:val="490443F7"/>
    <w:rsid w:val="4A194849"/>
    <w:rsid w:val="4B68A069"/>
    <w:rsid w:val="4B97A4EB"/>
    <w:rsid w:val="4BDA4D56"/>
    <w:rsid w:val="4C3E415F"/>
    <w:rsid w:val="4D5C23AE"/>
    <w:rsid w:val="4D5EC3C8"/>
    <w:rsid w:val="4DF13C03"/>
    <w:rsid w:val="4E9F1813"/>
    <w:rsid w:val="4F66F4E2"/>
    <w:rsid w:val="4FA66D72"/>
    <w:rsid w:val="4FA9B42A"/>
    <w:rsid w:val="4FF978C9"/>
    <w:rsid w:val="50CF9C64"/>
    <w:rsid w:val="5127D74B"/>
    <w:rsid w:val="51483BCD"/>
    <w:rsid w:val="51EDFBEC"/>
    <w:rsid w:val="5207F9FE"/>
    <w:rsid w:val="5208AF6C"/>
    <w:rsid w:val="521D4C1C"/>
    <w:rsid w:val="52CE1527"/>
    <w:rsid w:val="52E8E1B3"/>
    <w:rsid w:val="52EC88FB"/>
    <w:rsid w:val="52F72347"/>
    <w:rsid w:val="53741E7E"/>
    <w:rsid w:val="53BBD3E6"/>
    <w:rsid w:val="5402DCEF"/>
    <w:rsid w:val="54C3FF88"/>
    <w:rsid w:val="55A60564"/>
    <w:rsid w:val="55C70591"/>
    <w:rsid w:val="5619E315"/>
    <w:rsid w:val="562ABC14"/>
    <w:rsid w:val="57D30379"/>
    <w:rsid w:val="5801A288"/>
    <w:rsid w:val="588B3E4E"/>
    <w:rsid w:val="58B6E3A0"/>
    <w:rsid w:val="595BB4BE"/>
    <w:rsid w:val="59A388D5"/>
    <w:rsid w:val="5A061F6E"/>
    <w:rsid w:val="5A241491"/>
    <w:rsid w:val="5A8986C8"/>
    <w:rsid w:val="5A987940"/>
    <w:rsid w:val="5AAAE100"/>
    <w:rsid w:val="5B5BA1FE"/>
    <w:rsid w:val="5C401F21"/>
    <w:rsid w:val="5CAC0B48"/>
    <w:rsid w:val="5CD33F76"/>
    <w:rsid w:val="5D0B05F5"/>
    <w:rsid w:val="5DD07762"/>
    <w:rsid w:val="5E1D2CE6"/>
    <w:rsid w:val="5E828D02"/>
    <w:rsid w:val="5E858D2A"/>
    <w:rsid w:val="5F722524"/>
    <w:rsid w:val="5F76571D"/>
    <w:rsid w:val="5FB5A500"/>
    <w:rsid w:val="6044EB83"/>
    <w:rsid w:val="60967E1D"/>
    <w:rsid w:val="60B59887"/>
    <w:rsid w:val="60E3994F"/>
    <w:rsid w:val="61EA4071"/>
    <w:rsid w:val="6270D189"/>
    <w:rsid w:val="62CC4778"/>
    <w:rsid w:val="6332ACA8"/>
    <w:rsid w:val="6368F43E"/>
    <w:rsid w:val="6390B4BB"/>
    <w:rsid w:val="63BABF48"/>
    <w:rsid w:val="641BB70A"/>
    <w:rsid w:val="642FE494"/>
    <w:rsid w:val="6438C539"/>
    <w:rsid w:val="647B8F63"/>
    <w:rsid w:val="64EA3788"/>
    <w:rsid w:val="653460FD"/>
    <w:rsid w:val="66B8DEF1"/>
    <w:rsid w:val="66C9F230"/>
    <w:rsid w:val="675D893C"/>
    <w:rsid w:val="67788058"/>
    <w:rsid w:val="6789A921"/>
    <w:rsid w:val="68485BB4"/>
    <w:rsid w:val="68A1A39E"/>
    <w:rsid w:val="68FC1C58"/>
    <w:rsid w:val="6912989C"/>
    <w:rsid w:val="693D9C24"/>
    <w:rsid w:val="69406CA3"/>
    <w:rsid w:val="69BC1C32"/>
    <w:rsid w:val="69EB133E"/>
    <w:rsid w:val="6AA9FAF2"/>
    <w:rsid w:val="6BB436FE"/>
    <w:rsid w:val="6C8D3310"/>
    <w:rsid w:val="6CC05F55"/>
    <w:rsid w:val="6D5280D6"/>
    <w:rsid w:val="6D860D03"/>
    <w:rsid w:val="6D89C615"/>
    <w:rsid w:val="6DA90F9C"/>
    <w:rsid w:val="6DB37309"/>
    <w:rsid w:val="6E0C9B76"/>
    <w:rsid w:val="6E5AC99B"/>
    <w:rsid w:val="6E5E2FD0"/>
    <w:rsid w:val="6E78AEC8"/>
    <w:rsid w:val="6F0AC710"/>
    <w:rsid w:val="6F1872F2"/>
    <w:rsid w:val="6F1974F0"/>
    <w:rsid w:val="6F67259F"/>
    <w:rsid w:val="6F7F9448"/>
    <w:rsid w:val="6FEE409A"/>
    <w:rsid w:val="703C077E"/>
    <w:rsid w:val="70B8231B"/>
    <w:rsid w:val="70ECC3EA"/>
    <w:rsid w:val="71CA673A"/>
    <w:rsid w:val="72639ECA"/>
    <w:rsid w:val="727A8C7E"/>
    <w:rsid w:val="728D345F"/>
    <w:rsid w:val="72E4CD50"/>
    <w:rsid w:val="73D339F9"/>
    <w:rsid w:val="744F1440"/>
    <w:rsid w:val="74FBFFCB"/>
    <w:rsid w:val="756F69E1"/>
    <w:rsid w:val="75B53610"/>
    <w:rsid w:val="75BCD64D"/>
    <w:rsid w:val="7610C4A6"/>
    <w:rsid w:val="768BAE33"/>
    <w:rsid w:val="774044F2"/>
    <w:rsid w:val="77462063"/>
    <w:rsid w:val="792A287C"/>
    <w:rsid w:val="792FE860"/>
    <w:rsid w:val="793390F4"/>
    <w:rsid w:val="7A5A262F"/>
    <w:rsid w:val="7AE3CCFC"/>
    <w:rsid w:val="7AF1D321"/>
    <w:rsid w:val="7B5B365E"/>
    <w:rsid w:val="7C345E9D"/>
    <w:rsid w:val="7D6CF460"/>
    <w:rsid w:val="7E19BD41"/>
    <w:rsid w:val="7EEFC7E3"/>
    <w:rsid w:val="7F02C813"/>
    <w:rsid w:val="7F09CEA6"/>
    <w:rsid w:val="7F0FBF2B"/>
    <w:rsid w:val="7F79CE34"/>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4D1BC133"/>
  <w15:chartTrackingRefBased/>
  <w15:docId w15:val="{402D2B5C-8CB4-49BA-9A21-0F6FFA114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hAnsiTheme="minorHAnsi" w:eastAsiaTheme="minorEastAsia"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C3105"/>
    <w:pPr>
      <w:spacing w:before="60" w:after="60" w:line="300" w:lineRule="auto"/>
      <w:jc w:val="both"/>
    </w:pPr>
    <w:rPr>
      <w:rFonts w:ascii="Times New Roman" w:hAnsi="Times New Roman" w:cs="Times New Roman"/>
      <w:sz w:val="20"/>
      <w:szCs w:val="20"/>
    </w:rPr>
  </w:style>
  <w:style w:type="paragraph" w:styleId="Heading1">
    <w:name w:val="heading 1"/>
    <w:basedOn w:val="Normal"/>
    <w:next w:val="Normal"/>
    <w:link w:val="Heading1Char"/>
    <w:uiPriority w:val="9"/>
    <w:qFormat/>
    <w:rsid w:val="00A83949"/>
    <w:pPr>
      <w:keepNext/>
      <w:keepLines/>
      <w:numPr>
        <w:numId w:val="1"/>
      </w:numPr>
      <w:spacing w:before="120" w:line="360" w:lineRule="auto"/>
      <w:outlineLvl w:val="0"/>
    </w:pPr>
    <w:rPr>
      <w:rFonts w:eastAsiaTheme="majorEastAsia" w:cstheme="majorBidi"/>
      <w:b/>
      <w:caps/>
      <w:sz w:val="28"/>
      <w:szCs w:val="28"/>
    </w:rPr>
  </w:style>
  <w:style w:type="paragraph" w:styleId="Heading2">
    <w:name w:val="heading 2"/>
    <w:basedOn w:val="Normal"/>
    <w:next w:val="Normal"/>
    <w:link w:val="Heading2Char"/>
    <w:uiPriority w:val="9"/>
    <w:unhideWhenUsed/>
    <w:qFormat/>
    <w:rsid w:val="00805FA8"/>
    <w:pPr>
      <w:keepNext/>
      <w:keepLines/>
      <w:numPr>
        <w:ilvl w:val="1"/>
        <w:numId w:val="1"/>
      </w:numPr>
      <w:spacing w:before="40" w:after="0"/>
      <w:outlineLvl w:val="1"/>
    </w:pPr>
    <w:rPr>
      <w:rFonts w:eastAsiaTheme="majorEastAsia" w:cstheme="majorBidi"/>
      <w:sz w:val="24"/>
      <w:szCs w:val="24"/>
    </w:rPr>
  </w:style>
  <w:style w:type="paragraph" w:styleId="Heading3">
    <w:name w:val="heading 3"/>
    <w:basedOn w:val="Normal"/>
    <w:next w:val="Normal"/>
    <w:link w:val="Heading3Char"/>
    <w:uiPriority w:val="9"/>
    <w:unhideWhenUsed/>
    <w:qFormat/>
    <w:rsid w:val="00AA44E1"/>
    <w:pPr>
      <w:keepNext/>
      <w:keepLines/>
      <w:numPr>
        <w:ilvl w:val="2"/>
        <w:numId w:val="1"/>
      </w:numPr>
      <w:spacing w:before="40" w:after="0"/>
      <w:outlineLvl w:val="2"/>
    </w:pPr>
    <w:rPr>
      <w:rFonts w:eastAsiaTheme="majorEastAsia"/>
      <w:sz w:val="24"/>
      <w:szCs w:val="24"/>
    </w:rPr>
  </w:style>
  <w:style w:type="paragraph" w:styleId="Heading4">
    <w:name w:val="heading 4"/>
    <w:basedOn w:val="Normal"/>
    <w:next w:val="Normal"/>
    <w:link w:val="Heading4Char"/>
    <w:uiPriority w:val="9"/>
    <w:unhideWhenUsed/>
    <w:qFormat/>
    <w:rsid w:val="00023817"/>
    <w:pPr>
      <w:keepNext/>
      <w:keepLines/>
      <w:numPr>
        <w:ilvl w:val="3"/>
        <w:numId w:val="1"/>
      </w:numPr>
      <w:spacing w:before="40" w:after="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23817"/>
    <w:pPr>
      <w:keepNext/>
      <w:keepLines/>
      <w:numPr>
        <w:ilvl w:val="4"/>
        <w:numId w:val="1"/>
      </w:numPr>
      <w:spacing w:before="40" w:after="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23817"/>
    <w:pPr>
      <w:keepNext/>
      <w:keepLines/>
      <w:numPr>
        <w:ilvl w:val="5"/>
        <w:numId w:val="1"/>
      </w:numPr>
      <w:spacing w:before="40" w:after="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023817"/>
    <w:pPr>
      <w:keepNext/>
      <w:keepLines/>
      <w:numPr>
        <w:ilvl w:val="6"/>
        <w:numId w:val="1"/>
      </w:numPr>
      <w:spacing w:before="40" w:after="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023817"/>
    <w:pPr>
      <w:keepNext/>
      <w:keepLines/>
      <w:numPr>
        <w:ilvl w:val="7"/>
        <w:numId w:val="1"/>
      </w:numPr>
      <w:spacing w:before="40" w:after="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3817"/>
    <w:pPr>
      <w:keepNext/>
      <w:keepLines/>
      <w:numPr>
        <w:ilvl w:val="8"/>
        <w:numId w:val="1"/>
      </w:numPr>
      <w:spacing w:before="40" w:after="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Subtitle"/>
    <w:next w:val="Normal"/>
    <w:link w:val="TitleChar"/>
    <w:uiPriority w:val="10"/>
    <w:qFormat/>
    <w:rsid w:val="005F5551"/>
    <w:rPr>
      <w:rFonts w:eastAsiaTheme="majorEastAsia" w:cstheme="majorBidi"/>
      <w:i w:val="0"/>
      <w:caps/>
      <w:color w:val="auto"/>
      <w:spacing w:val="-10"/>
      <w:kern w:val="28"/>
      <w:sz w:val="36"/>
      <w:szCs w:val="36"/>
    </w:rPr>
  </w:style>
  <w:style w:type="character" w:styleId="TitleChar" w:customStyle="1">
    <w:name w:val="Title Char"/>
    <w:basedOn w:val="DefaultParagraphFont"/>
    <w:link w:val="Title"/>
    <w:uiPriority w:val="10"/>
    <w:rsid w:val="005F5551"/>
    <w:rPr>
      <w:rFonts w:ascii="Times New Roman" w:hAnsi="Times New Roman" w:eastAsiaTheme="majorEastAsia" w:cstheme="majorBidi"/>
      <w:caps/>
      <w:spacing w:val="-10"/>
      <w:kern w:val="28"/>
      <w:sz w:val="36"/>
      <w:szCs w:val="36"/>
    </w:rPr>
  </w:style>
  <w:style w:type="character" w:styleId="Heading1Char" w:customStyle="1">
    <w:name w:val="Heading 1 Char"/>
    <w:basedOn w:val="DefaultParagraphFont"/>
    <w:link w:val="Heading1"/>
    <w:uiPriority w:val="9"/>
    <w:rsid w:val="00A83949"/>
    <w:rPr>
      <w:rFonts w:ascii="Times New Roman" w:hAnsi="Times New Roman" w:eastAsiaTheme="majorEastAsia" w:cstheme="majorBidi"/>
      <w:b/>
      <w:caps/>
      <w:sz w:val="28"/>
      <w:szCs w:val="28"/>
    </w:rPr>
  </w:style>
  <w:style w:type="character" w:styleId="Heading2Char" w:customStyle="1">
    <w:name w:val="Heading 2 Char"/>
    <w:basedOn w:val="DefaultParagraphFont"/>
    <w:link w:val="Heading2"/>
    <w:uiPriority w:val="9"/>
    <w:rsid w:val="00805FA8"/>
    <w:rPr>
      <w:rFonts w:ascii="Times New Roman" w:hAnsi="Times New Roman" w:eastAsiaTheme="majorEastAsia" w:cstheme="majorBidi"/>
      <w:sz w:val="24"/>
      <w:szCs w:val="24"/>
    </w:rPr>
  </w:style>
  <w:style w:type="character" w:styleId="Heading3Char" w:customStyle="1">
    <w:name w:val="Heading 3 Char"/>
    <w:basedOn w:val="DefaultParagraphFont"/>
    <w:link w:val="Heading3"/>
    <w:uiPriority w:val="9"/>
    <w:rsid w:val="00AA44E1"/>
    <w:rPr>
      <w:rFonts w:ascii="Times New Roman" w:hAnsi="Times New Roman" w:cs="Times New Roman" w:eastAsiaTheme="majorEastAsia"/>
      <w:sz w:val="24"/>
      <w:szCs w:val="24"/>
    </w:rPr>
  </w:style>
  <w:style w:type="character" w:styleId="Heading4Char" w:customStyle="1">
    <w:name w:val="Heading 4 Char"/>
    <w:basedOn w:val="DefaultParagraphFont"/>
    <w:link w:val="Heading4"/>
    <w:uiPriority w:val="9"/>
    <w:rsid w:val="00023817"/>
    <w:rPr>
      <w:rFonts w:asciiTheme="majorHAnsi" w:hAnsiTheme="majorHAnsi" w:eastAsiaTheme="majorEastAsia" w:cstheme="majorBidi"/>
      <w:i/>
      <w:iCs/>
      <w:color w:val="2F5496" w:themeColor="accent1" w:themeShade="BF"/>
      <w:sz w:val="20"/>
      <w:szCs w:val="20"/>
    </w:rPr>
  </w:style>
  <w:style w:type="character" w:styleId="Heading5Char" w:customStyle="1">
    <w:name w:val="Heading 5 Char"/>
    <w:basedOn w:val="DefaultParagraphFont"/>
    <w:link w:val="Heading5"/>
    <w:uiPriority w:val="9"/>
    <w:semiHidden/>
    <w:rsid w:val="00023817"/>
    <w:rPr>
      <w:rFonts w:asciiTheme="majorHAnsi" w:hAnsiTheme="majorHAnsi" w:eastAsiaTheme="majorEastAsia" w:cstheme="majorBidi"/>
      <w:color w:val="2F5496" w:themeColor="accent1" w:themeShade="BF"/>
      <w:sz w:val="20"/>
      <w:szCs w:val="20"/>
    </w:rPr>
  </w:style>
  <w:style w:type="character" w:styleId="Heading6Char" w:customStyle="1">
    <w:name w:val="Heading 6 Char"/>
    <w:basedOn w:val="DefaultParagraphFont"/>
    <w:link w:val="Heading6"/>
    <w:uiPriority w:val="9"/>
    <w:semiHidden/>
    <w:rsid w:val="00023817"/>
    <w:rPr>
      <w:rFonts w:asciiTheme="majorHAnsi" w:hAnsiTheme="majorHAnsi" w:eastAsiaTheme="majorEastAsia" w:cstheme="majorBidi"/>
      <w:color w:val="1F3763" w:themeColor="accent1" w:themeShade="7F"/>
      <w:sz w:val="20"/>
      <w:szCs w:val="20"/>
    </w:rPr>
  </w:style>
  <w:style w:type="character" w:styleId="Heading7Char" w:customStyle="1">
    <w:name w:val="Heading 7 Char"/>
    <w:basedOn w:val="DefaultParagraphFont"/>
    <w:link w:val="Heading7"/>
    <w:uiPriority w:val="9"/>
    <w:semiHidden/>
    <w:rsid w:val="00023817"/>
    <w:rPr>
      <w:rFonts w:asciiTheme="majorHAnsi" w:hAnsiTheme="majorHAnsi" w:eastAsiaTheme="majorEastAsia" w:cstheme="majorBidi"/>
      <w:i/>
      <w:iCs/>
      <w:color w:val="1F3763" w:themeColor="accent1" w:themeShade="7F"/>
      <w:sz w:val="20"/>
      <w:szCs w:val="20"/>
    </w:rPr>
  </w:style>
  <w:style w:type="character" w:styleId="Heading8Char" w:customStyle="1">
    <w:name w:val="Heading 8 Char"/>
    <w:basedOn w:val="DefaultParagraphFont"/>
    <w:link w:val="Heading8"/>
    <w:uiPriority w:val="9"/>
    <w:semiHidden/>
    <w:rsid w:val="0002381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023817"/>
    <w:rPr>
      <w:rFonts w:asciiTheme="majorHAnsi" w:hAnsiTheme="majorHAnsi" w:eastAsiaTheme="majorEastAsia" w:cstheme="majorBidi"/>
      <w:i/>
      <w:iCs/>
      <w:color w:val="272727" w:themeColor="text1" w:themeTint="D8"/>
      <w:sz w:val="21"/>
      <w:szCs w:val="21"/>
    </w:rPr>
  </w:style>
  <w:style w:type="paragraph" w:styleId="Subtitle">
    <w:name w:val="Subtitle"/>
    <w:basedOn w:val="Normal"/>
    <w:next w:val="Normal"/>
    <w:link w:val="SubtitleChar"/>
    <w:uiPriority w:val="11"/>
    <w:qFormat/>
    <w:rsid w:val="00A67451"/>
    <w:pPr>
      <w:numPr>
        <w:ilvl w:val="1"/>
      </w:numPr>
      <w:spacing w:after="160" w:line="240" w:lineRule="auto"/>
      <w:jc w:val="center"/>
    </w:pPr>
    <w:rPr>
      <w:rFonts w:cstheme="minorBidi"/>
      <w:i/>
      <w:color w:val="404040" w:themeColor="text1" w:themeTint="BF"/>
      <w:spacing w:val="15"/>
      <w:sz w:val="24"/>
      <w:szCs w:val="22"/>
    </w:rPr>
  </w:style>
  <w:style w:type="character" w:styleId="SubtitleChar" w:customStyle="1">
    <w:name w:val="Subtitle Char"/>
    <w:basedOn w:val="DefaultParagraphFont"/>
    <w:link w:val="Subtitle"/>
    <w:uiPriority w:val="11"/>
    <w:rsid w:val="00A67451"/>
    <w:rPr>
      <w:rFonts w:ascii="Times New Roman" w:hAnsi="Times New Roman"/>
      <w:i/>
      <w:color w:val="404040" w:themeColor="text1" w:themeTint="BF"/>
      <w:spacing w:val="15"/>
      <w:sz w:val="24"/>
    </w:rPr>
  </w:style>
  <w:style w:type="paragraph" w:styleId="ListParagraph">
    <w:name w:val="List Paragraph"/>
    <w:basedOn w:val="Normal"/>
    <w:uiPriority w:val="34"/>
    <w:qFormat/>
    <w:rsid w:val="00DB7559"/>
    <w:pPr>
      <w:ind w:left="720"/>
      <w:contextualSpacing/>
    </w:pPr>
  </w:style>
  <w:style w:type="character" w:styleId="Hyperlink">
    <w:name w:val="Hyperlink"/>
    <w:basedOn w:val="DefaultParagraphFont"/>
    <w:uiPriority w:val="99"/>
    <w:unhideWhenUsed/>
    <w:rsid w:val="00EC12AE"/>
    <w:rPr>
      <w:color w:val="0000FF"/>
      <w:u w:val="single"/>
    </w:rPr>
  </w:style>
  <w:style w:type="table" w:styleId="TableGrid">
    <w:name w:val="Table Grid"/>
    <w:basedOn w:val="TableNormal"/>
    <w:uiPriority w:val="39"/>
    <w:rsid w:val="007A127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ableParagraph" w:customStyle="1">
    <w:name w:val="Table Paragraph"/>
    <w:basedOn w:val="Normal"/>
    <w:uiPriority w:val="1"/>
    <w:qFormat/>
    <w:rsid w:val="00862593"/>
    <w:pPr>
      <w:autoSpaceDE w:val="0"/>
      <w:autoSpaceDN w:val="0"/>
      <w:adjustRightInd w:val="0"/>
      <w:spacing w:before="40" w:after="0" w:line="240" w:lineRule="auto"/>
      <w:ind w:left="136"/>
      <w:jc w:val="left"/>
    </w:pPr>
    <w:rPr>
      <w:rFonts w:ascii="Century" w:hAnsi="Century" w:cs="Century"/>
      <w:sz w:val="24"/>
      <w:szCs w:val="24"/>
    </w:rPr>
  </w:style>
  <w:style w:type="paragraph" w:styleId="NormalWeb">
    <w:name w:val="Normal (Web)"/>
    <w:basedOn w:val="Normal"/>
    <w:uiPriority w:val="99"/>
    <w:semiHidden/>
    <w:unhideWhenUsed/>
    <w:rsid w:val="00A83949"/>
    <w:pPr>
      <w:spacing w:before="100" w:beforeAutospacing="1" w:after="100" w:afterAutospacing="1" w:line="240" w:lineRule="auto"/>
      <w:jc w:val="left"/>
    </w:pPr>
    <w:rPr>
      <w:rFonts w:eastAsia="Times New Roman"/>
      <w:sz w:val="24"/>
      <w:szCs w:val="24"/>
    </w:rPr>
  </w:style>
  <w:style w:type="character" w:styleId="Strong">
    <w:name w:val="Strong"/>
    <w:basedOn w:val="DefaultParagraphFont"/>
    <w:uiPriority w:val="22"/>
    <w:qFormat/>
    <w:rsid w:val="00A83949"/>
    <w:rPr>
      <w:b/>
      <w:bCs/>
    </w:rPr>
  </w:style>
  <w:style w:type="character" w:styleId="UnresolvedMention">
    <w:name w:val="Unresolved Mention"/>
    <w:basedOn w:val="DefaultParagraphFont"/>
    <w:uiPriority w:val="99"/>
    <w:semiHidden/>
    <w:unhideWhenUsed/>
    <w:rsid w:val="00422978"/>
    <w:rPr>
      <w:color w:val="605E5C"/>
      <w:shd w:val="clear" w:color="auto" w:fill="E1DFDD"/>
    </w:r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rPr>
      <w:rFonts w:ascii="Times New Roman" w:hAnsi="Times New Roman" w:cs="Times New Roman"/>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056664"/>
    <w:pPr>
      <w:spacing w:before="0" w:after="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056664"/>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E85F91"/>
    <w:rPr>
      <w:b/>
      <w:bCs/>
    </w:rPr>
  </w:style>
  <w:style w:type="character" w:styleId="CommentSubjectChar" w:customStyle="1">
    <w:name w:val="Comment Subject Char"/>
    <w:basedOn w:val="CommentTextChar"/>
    <w:link w:val="CommentSubject"/>
    <w:uiPriority w:val="99"/>
    <w:semiHidden/>
    <w:rsid w:val="00E85F91"/>
    <w:rPr>
      <w:rFonts w:ascii="Times New Roman" w:hAnsi="Times New Roman" w:cs="Times New Roman"/>
      <w:b/>
      <w:bCs/>
      <w:sz w:val="20"/>
      <w:szCs w:val="20"/>
    </w:rPr>
  </w:style>
  <w:style w:type="paragraph" w:styleId="Revision">
    <w:name w:val="Revision"/>
    <w:hidden/>
    <w:uiPriority w:val="99"/>
    <w:semiHidden/>
    <w:rsid w:val="00E85F91"/>
    <w:pPr>
      <w:spacing w:after="0" w:line="240" w:lineRule="auto"/>
    </w:pPr>
    <w:rPr>
      <w:rFonts w:ascii="Times New Roman" w:hAnsi="Times New Roman" w:cs="Times New Roman"/>
      <w:sz w:val="20"/>
      <w:szCs w:val="20"/>
    </w:rPr>
  </w:style>
  <w:style w:type="paragraph" w:styleId="Caption">
    <w:name w:val="caption"/>
    <w:basedOn w:val="Normal"/>
    <w:next w:val="Normal"/>
    <w:uiPriority w:val="35"/>
    <w:unhideWhenUsed/>
    <w:qFormat/>
    <w:rsid w:val="00453A60"/>
    <w:pPr>
      <w:spacing w:before="0"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4B2C31"/>
    <w:pPr>
      <w:spacing w:before="0" w:after="0" w:line="240" w:lineRule="auto"/>
    </w:pPr>
  </w:style>
  <w:style w:type="character" w:styleId="FootnoteTextChar" w:customStyle="1">
    <w:name w:val="Footnote Text Char"/>
    <w:basedOn w:val="DefaultParagraphFont"/>
    <w:link w:val="FootnoteText"/>
    <w:uiPriority w:val="99"/>
    <w:semiHidden/>
    <w:rsid w:val="004B2C31"/>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2C31"/>
    <w:rPr>
      <w:vertAlign w:val="superscript"/>
    </w:rPr>
  </w:style>
  <w:style w:type="paragraph" w:styleId="Header">
    <w:name w:val="header"/>
    <w:basedOn w:val="Normal"/>
    <w:link w:val="HeaderChar"/>
    <w:uiPriority w:val="99"/>
    <w:semiHidden/>
    <w:unhideWhenUsed/>
    <w:rsid w:val="0079042C"/>
    <w:pPr>
      <w:tabs>
        <w:tab w:val="center" w:pos="4680"/>
        <w:tab w:val="right" w:pos="9360"/>
      </w:tabs>
      <w:spacing w:before="0" w:after="0" w:line="240" w:lineRule="auto"/>
    </w:pPr>
  </w:style>
  <w:style w:type="character" w:styleId="HeaderChar" w:customStyle="1">
    <w:name w:val="Header Char"/>
    <w:basedOn w:val="DefaultParagraphFont"/>
    <w:link w:val="Header"/>
    <w:uiPriority w:val="99"/>
    <w:semiHidden/>
    <w:rsid w:val="0079042C"/>
    <w:rPr>
      <w:rFonts w:ascii="Times New Roman" w:hAnsi="Times New Roman" w:cs="Times New Roman"/>
      <w:sz w:val="20"/>
      <w:szCs w:val="20"/>
    </w:rPr>
  </w:style>
  <w:style w:type="paragraph" w:styleId="Footer">
    <w:name w:val="footer"/>
    <w:basedOn w:val="Normal"/>
    <w:link w:val="FooterChar"/>
    <w:uiPriority w:val="99"/>
    <w:semiHidden/>
    <w:unhideWhenUsed/>
    <w:rsid w:val="0079042C"/>
    <w:pPr>
      <w:tabs>
        <w:tab w:val="center" w:pos="4680"/>
        <w:tab w:val="right" w:pos="9360"/>
      </w:tabs>
      <w:spacing w:before="0" w:after="0" w:line="240" w:lineRule="auto"/>
    </w:pPr>
  </w:style>
  <w:style w:type="character" w:styleId="FooterChar" w:customStyle="1">
    <w:name w:val="Footer Char"/>
    <w:basedOn w:val="DefaultParagraphFont"/>
    <w:link w:val="Footer"/>
    <w:uiPriority w:val="99"/>
    <w:semiHidden/>
    <w:rsid w:val="0079042C"/>
    <w:rPr>
      <w:rFonts w:ascii="Times New Roman" w:hAnsi="Times New Roman" w:cs="Times New Roman"/>
      <w:sz w:val="20"/>
      <w:szCs w:val="20"/>
    </w:rPr>
  </w:style>
  <w:style w:type="table" w:styleId="GridTable1Light">
    <w:name w:val="Grid Table 1 Light"/>
    <w:basedOn w:val="TableNormal"/>
    <w:uiPriority w:val="46"/>
    <w:rsid w:val="00207E28"/>
    <w:pPr>
      <w:spacing w:after="0" w:line="240" w:lineRule="auto"/>
    </w:pPr>
    <w:tblPr>
      <w:tblStyleRowBandSize w:val="1"/>
      <w:tblStyleColBandSize w:val="1"/>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782010">
      <w:bodyDiv w:val="1"/>
      <w:marLeft w:val="0"/>
      <w:marRight w:val="0"/>
      <w:marTop w:val="0"/>
      <w:marBottom w:val="0"/>
      <w:divBdr>
        <w:top w:val="none" w:sz="0" w:space="0" w:color="auto"/>
        <w:left w:val="none" w:sz="0" w:space="0" w:color="auto"/>
        <w:bottom w:val="none" w:sz="0" w:space="0" w:color="auto"/>
        <w:right w:val="none" w:sz="0" w:space="0" w:color="auto"/>
      </w:divBdr>
    </w:div>
    <w:div w:id="682513505">
      <w:bodyDiv w:val="1"/>
      <w:marLeft w:val="0"/>
      <w:marRight w:val="0"/>
      <w:marTop w:val="0"/>
      <w:marBottom w:val="0"/>
      <w:divBdr>
        <w:top w:val="none" w:sz="0" w:space="0" w:color="auto"/>
        <w:left w:val="none" w:sz="0" w:space="0" w:color="auto"/>
        <w:bottom w:val="none" w:sz="0" w:space="0" w:color="auto"/>
        <w:right w:val="none" w:sz="0" w:space="0" w:color="auto"/>
      </w:divBdr>
    </w:div>
    <w:div w:id="712775492">
      <w:bodyDiv w:val="1"/>
      <w:marLeft w:val="0"/>
      <w:marRight w:val="0"/>
      <w:marTop w:val="0"/>
      <w:marBottom w:val="0"/>
      <w:divBdr>
        <w:top w:val="none" w:sz="0" w:space="0" w:color="auto"/>
        <w:left w:val="none" w:sz="0" w:space="0" w:color="auto"/>
        <w:bottom w:val="none" w:sz="0" w:space="0" w:color="auto"/>
        <w:right w:val="none" w:sz="0" w:space="0" w:color="auto"/>
      </w:divBdr>
    </w:div>
    <w:div w:id="889346337">
      <w:bodyDiv w:val="1"/>
      <w:marLeft w:val="0"/>
      <w:marRight w:val="0"/>
      <w:marTop w:val="0"/>
      <w:marBottom w:val="0"/>
      <w:divBdr>
        <w:top w:val="none" w:sz="0" w:space="0" w:color="auto"/>
        <w:left w:val="none" w:sz="0" w:space="0" w:color="auto"/>
        <w:bottom w:val="none" w:sz="0" w:space="0" w:color="auto"/>
        <w:right w:val="none" w:sz="0" w:space="0" w:color="auto"/>
      </w:divBdr>
    </w:div>
    <w:div w:id="1594053520">
      <w:bodyDiv w:val="1"/>
      <w:marLeft w:val="0"/>
      <w:marRight w:val="0"/>
      <w:marTop w:val="0"/>
      <w:marBottom w:val="0"/>
      <w:divBdr>
        <w:top w:val="none" w:sz="0" w:space="0" w:color="auto"/>
        <w:left w:val="none" w:sz="0" w:space="0" w:color="auto"/>
        <w:bottom w:val="none" w:sz="0" w:space="0" w:color="auto"/>
        <w:right w:val="none" w:sz="0" w:space="0" w:color="auto"/>
      </w:divBdr>
    </w:div>
    <w:div w:id="1914773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8.emf" Id="rId18" /><Relationship Type="http://schemas.openxmlformats.org/officeDocument/2006/relationships/diagramColors" Target="diagrams/colors1.xml" Id="rId39" /><Relationship Type="http://schemas.openxmlformats.org/officeDocument/2006/relationships/image" Target="media/image11.emf" Id="rId21"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image" Target="media/image6.emf" Id="rId16" /><Relationship Type="http://schemas.microsoft.com/office/2011/relationships/commentsExtended" Target="commentsExtended.xml" Id="rId29" /><Relationship Type="http://schemas.openxmlformats.org/officeDocument/2006/relationships/diagramLayout" Target="diagrams/layout1.xml" Id="rId37" /><Relationship Type="http://schemas.microsoft.com/office/2007/relationships/diagramDrawing" Target="diagrams/drawing1.xml" Id="rId40" /><Relationship Type="http://schemas.microsoft.com/office/2011/relationships/people" Target="people.xml" Id="rId58" /><Relationship Type="http://schemas.openxmlformats.org/officeDocument/2006/relationships/numbering" Target="numbering.xml" Id="rId5" /><Relationship Type="http://schemas.openxmlformats.org/officeDocument/2006/relationships/image" Target="media/image9.emf"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emf" Id="rId14" /><Relationship Type="http://schemas.openxmlformats.org/officeDocument/2006/relationships/image" Target="media/image12.emf" Id="rId22" /><Relationship Type="http://schemas.microsoft.com/office/2016/09/relationships/commentsIds" Target="commentsIds.xml" Id="rId30"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image" Target="media/image7.emf" Id="rId17" /><Relationship Type="http://schemas.openxmlformats.org/officeDocument/2006/relationships/diagramQuickStyle" Target="diagrams/quickStyle1.xml" Id="rId38" /><Relationship Type="http://schemas.openxmlformats.org/officeDocument/2006/relationships/theme" Target="theme/theme1.xml" Id="rId59" /><Relationship Type="http://schemas.openxmlformats.org/officeDocument/2006/relationships/image" Target="media/image10.emf"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comments" Target="comments.xml" Id="rId28" /><Relationship Type="http://schemas.openxmlformats.org/officeDocument/2006/relationships/diagramData" Target="diagrams/data1.xml" Id="rId36" /><Relationship Type="http://schemas.openxmlformats.org/officeDocument/2006/relationships/fontTable" Target="fontTable.xml" Id="rId57" /><Relationship Type="http://schemas.openxmlformats.org/officeDocument/2006/relationships/endnotes" Target="endnotes.xml" Id="rId10" /><Relationship Type="http://schemas.microsoft.com/office/2018/08/relationships/commentsExtensible" Target="commentsExtensible.xml" Id="rId31" /><Relationship Type="http://schemas.openxmlformats.org/officeDocument/2006/relationships/image" Target="/media/imaged.png" Id="R885c26a34c5a4c56" /><Relationship Type="http://schemas.openxmlformats.org/officeDocument/2006/relationships/image" Target="/media/imagee.png" Id="R564050c4ba4f46d7" /><Relationship Type="http://schemas.openxmlformats.org/officeDocument/2006/relationships/image" Target="/media/imagef.png" Id="Rfe5ef4d4893944c9" /><Relationship Type="http://schemas.openxmlformats.org/officeDocument/2006/relationships/image" Target="/media/image10.png" Id="R0fe5c87a1ff74785" /><Relationship Type="http://schemas.openxmlformats.org/officeDocument/2006/relationships/image" Target="/media/image11.png" Id="Rd9f91b74bb3a48e3" /><Relationship Type="http://schemas.openxmlformats.org/officeDocument/2006/relationships/image" Target="/media/image12.png" Id="Rb8c442c889ff4ed7" /><Relationship Type="http://schemas.openxmlformats.org/officeDocument/2006/relationships/image" Target="/media/image13.png" Id="R292448553ced42da" /><Relationship Type="http://schemas.openxmlformats.org/officeDocument/2006/relationships/image" Target="/media/image14.png" Id="Rdb7619829e23472e" /><Relationship Type="http://schemas.openxmlformats.org/officeDocument/2006/relationships/image" Target="/media/image2.jpg" Id="R5a74e2c469814b9a" /><Relationship Type="http://schemas.openxmlformats.org/officeDocument/2006/relationships/image" Target="/media/image15.png" Id="R397f89d0d9404385" /><Relationship Type="http://schemas.openxmlformats.org/officeDocument/2006/relationships/image" Target="/media/image16.png" Id="R585dc1713ba94bd5" /><Relationship Type="http://schemas.openxmlformats.org/officeDocument/2006/relationships/image" Target="/media/image17.png" Id="Red54a9daeb8c4984" /><Relationship Type="http://schemas.openxmlformats.org/officeDocument/2006/relationships/image" Target="/media/image18.png" Id="Rc429c0accbd34fc4" /><Relationship Type="http://schemas.openxmlformats.org/officeDocument/2006/relationships/hyperlink" Target="https://github.com/Rim-El-Ballouli/NGSIM-US-101-trajectory-dataset-smoothing" TargetMode="External" Id="R36501f95a6554f39" /><Relationship Type="http://schemas.openxmlformats.org/officeDocument/2006/relationships/hyperlink" Target="https://github.com/yolenan/NGSIM_animation" TargetMode="External" Id="Rf20410c0289e46c3" /><Relationship Type="http://schemas.openxmlformats.org/officeDocument/2006/relationships/hyperlink" Target="https://github.com/Rim-El-Ballouli/NGSIM-trajectory-animation" TargetMode="External" Id="Rbd0c5e84bda4431e" /><Relationship Type="http://schemas.openxmlformats.org/officeDocument/2006/relationships/hyperlink" Target="https://github.com/HWeigo/NGSIM-data-extraction" TargetMode="External" Id="Rd589ce47ce564140" /><Relationship Type="http://schemas.openxmlformats.org/officeDocument/2006/relationships/hyperlink" Target="https://github.com/SajjadMzf/NGSIM2HIGHD" TargetMode="External" Id="Rd3cc89d0e47840e3" /><Relationship Type="http://schemas.openxmlformats.org/officeDocument/2006/relationships/hyperlink" Target="https://github.com/doski-codes/bpnn-ngsim-congestion" TargetMode="External" Id="Rf5e92a6b42794b76" /><Relationship Type="http://schemas.openxmlformats.org/officeDocument/2006/relationships/hyperlink" Target="https://github.com/bilzinet/Traffic-state-reconstruction-using-Deep-CNN" TargetMode="External" Id="Racc40dc6b6cc418c" /><Relationship Type="http://schemas.openxmlformats.org/officeDocument/2006/relationships/hyperlink" Target="https://github.com/jmercat/KalmanBaseline" TargetMode="External" Id="Rd7b6acbeeab542ef" /><Relationship Type="http://schemas.openxmlformats.org/officeDocument/2006/relationships/hyperlink" Target="https://github.com/jmercat/nn_forecasting_baseline" TargetMode="External" Id="R766dbf417b9f45d9" /><Relationship Type="http://schemas.openxmlformats.org/officeDocument/2006/relationships/hyperlink" Target="https://github.com/EvaRamaj/projects/tree/c84b362da2b74808aa4690f7f0f8c84fddcae7da/python/DeepLearningThesis/trajectory_validation-SOCIAL_MLP_COMPLETED" TargetMode="External" Id="Rbc8ba61a130e4d53" /><Relationship Type="http://schemas.openxmlformats.org/officeDocument/2006/relationships/hyperlink" Target="https://github.com/rohanchandra30/TrackNPred" TargetMode="External" Id="R9a1214865430455c" /><Relationship Type="http://schemas.openxmlformats.org/officeDocument/2006/relationships/hyperlink" Target="https://github.com/nachiket92/conv-social-pooling" TargetMode="External" Id="R0320f2f2d99b467e" /><Relationship Type="http://schemas.openxmlformats.org/officeDocument/2006/relationships/hyperlink" Target="https://github.com/apple/ml-multiple-futures-prediction" TargetMode="External" Id="R174429d7346c424f" /><Relationship Type="http://schemas.openxmlformats.org/officeDocument/2006/relationships/hyperlink" Target="https://github.com/CVPR2020-9832/Spectral-Clustering-Graph-LSTM" TargetMode="External" Id="R3d8a05b53d424328" /><Relationship Type="http://schemas.openxmlformats.org/officeDocument/2006/relationships/hyperlink" Target="https://github.com/rohanchandra30/Spectral-Trajectory-and-Behavior-Prediction" TargetMode="External" Id="R0dd8f0ed5ea2454e" /><Relationship Type="http://schemas.openxmlformats.org/officeDocument/2006/relationships/hyperlink" Target="https://blog.udacity.com/2020/05/pytorch-vs-tensorflow-what-you-need-to-know.html" TargetMode="External" Id="R30f614505ab34668" /></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2AE984-C9F4-40D3-8412-6611F3C07FC8}" type="doc">
      <dgm:prSet loTypeId="urn:microsoft.com/office/officeart/2005/8/layout/process1" loCatId="process" qsTypeId="urn:microsoft.com/office/officeart/2005/8/quickstyle/simple1" qsCatId="simple" csTypeId="urn:microsoft.com/office/officeart/2005/8/colors/accent1_2" csCatId="accent1" phldr="1"/>
      <dgm:spPr/>
    </dgm:pt>
    <dgm:pt modelId="{EA56A943-A130-4F96-A368-F08A12CE8989}">
      <dgm:prSet phldrT="[Text]"/>
      <dgm:spPr/>
      <dgm:t>
        <a:bodyPr/>
        <a:lstStyle/>
        <a:p>
          <a:r>
            <a:rPr lang="en-US"/>
            <a:t>NGSIM</a:t>
          </a:r>
        </a:p>
      </dgm:t>
    </dgm:pt>
    <dgm:pt modelId="{BD7A1C7F-D80F-4B71-B5CA-073E8516257C}" type="parTrans" cxnId="{7AC4EB9B-5CEB-421C-9AFE-CE1A53934DB5}">
      <dgm:prSet/>
      <dgm:spPr/>
      <dgm:t>
        <a:bodyPr/>
        <a:lstStyle/>
        <a:p>
          <a:endParaRPr lang="en-US"/>
        </a:p>
      </dgm:t>
    </dgm:pt>
    <dgm:pt modelId="{E0F42650-2929-4482-BB28-D0A24B7BDADA}" type="sibTrans" cxnId="{7AC4EB9B-5CEB-421C-9AFE-CE1A53934DB5}">
      <dgm:prSet/>
      <dgm:spPr/>
      <dgm:t>
        <a:bodyPr/>
        <a:lstStyle/>
        <a:p>
          <a:endParaRPr lang="en-US"/>
        </a:p>
      </dgm:t>
    </dgm:pt>
    <dgm:pt modelId="{D8E2490F-7DEA-4D89-AEAA-4CC1BB75F18C}">
      <dgm:prSet phldrT="[Text]"/>
      <dgm:spPr/>
      <dgm:t>
        <a:bodyPr/>
        <a:lstStyle/>
        <a:p>
          <a:r>
            <a:rPr lang="en-US"/>
            <a:t>Baseline</a:t>
          </a:r>
        </a:p>
      </dgm:t>
    </dgm:pt>
    <dgm:pt modelId="{22D6222E-682D-4488-93B1-7ECFB844B501}" type="parTrans" cxnId="{F9F36B31-C984-4255-92AF-5510CF93251F}">
      <dgm:prSet/>
      <dgm:spPr/>
      <dgm:t>
        <a:bodyPr/>
        <a:lstStyle/>
        <a:p>
          <a:endParaRPr lang="en-US"/>
        </a:p>
      </dgm:t>
    </dgm:pt>
    <dgm:pt modelId="{7ECD4AC9-1B81-403A-8922-777542D00B21}" type="sibTrans" cxnId="{F9F36B31-C984-4255-92AF-5510CF93251F}">
      <dgm:prSet/>
      <dgm:spPr/>
      <dgm:t>
        <a:bodyPr/>
        <a:lstStyle/>
        <a:p>
          <a:endParaRPr lang="en-US"/>
        </a:p>
      </dgm:t>
    </dgm:pt>
    <dgm:pt modelId="{9E92FAEC-DC88-4438-B60C-EEC0C0B0FB1D}">
      <dgm:prSet phldrT="[Text]"/>
      <dgm:spPr/>
      <dgm:t>
        <a:bodyPr/>
        <a:lstStyle/>
        <a:p>
          <a:r>
            <a:rPr lang="en-US"/>
            <a:t>IndRNN</a:t>
          </a:r>
        </a:p>
      </dgm:t>
    </dgm:pt>
    <dgm:pt modelId="{A9122F96-AB3C-4E8F-BE69-D6A8AE5526B7}" type="parTrans" cxnId="{5660E7EB-3DE2-4DC9-B56A-E319487D6837}">
      <dgm:prSet/>
      <dgm:spPr/>
      <dgm:t>
        <a:bodyPr/>
        <a:lstStyle/>
        <a:p>
          <a:endParaRPr lang="en-US"/>
        </a:p>
      </dgm:t>
    </dgm:pt>
    <dgm:pt modelId="{1A52B6D4-18FD-4B60-A0B2-6BB5D22A7999}" type="sibTrans" cxnId="{5660E7EB-3DE2-4DC9-B56A-E319487D6837}">
      <dgm:prSet/>
      <dgm:spPr/>
      <dgm:t>
        <a:bodyPr/>
        <a:lstStyle/>
        <a:p>
          <a:endParaRPr lang="en-US"/>
        </a:p>
      </dgm:t>
    </dgm:pt>
    <dgm:pt modelId="{3A03F3F8-193A-424B-AF41-8B7CB683B0AC}">
      <dgm:prSet phldrT="[Text]"/>
      <dgm:spPr/>
      <dgm:t>
        <a:bodyPr/>
        <a:lstStyle/>
        <a:p>
          <a:r>
            <a:rPr lang="en-US"/>
            <a:t>GNN</a:t>
          </a:r>
        </a:p>
      </dgm:t>
    </dgm:pt>
    <dgm:pt modelId="{ABA6E28D-1F46-4749-B635-4A36D0EC15FA}" type="parTrans" cxnId="{230AC8A4-5917-4325-AF55-54F477FE47CC}">
      <dgm:prSet/>
      <dgm:spPr/>
      <dgm:t>
        <a:bodyPr/>
        <a:lstStyle/>
        <a:p>
          <a:endParaRPr lang="en-US"/>
        </a:p>
      </dgm:t>
    </dgm:pt>
    <dgm:pt modelId="{1A630FD0-C55B-4514-9DD9-83A0A077B994}" type="sibTrans" cxnId="{230AC8A4-5917-4325-AF55-54F477FE47CC}">
      <dgm:prSet/>
      <dgm:spPr/>
      <dgm:t>
        <a:bodyPr/>
        <a:lstStyle/>
        <a:p>
          <a:endParaRPr lang="en-US"/>
        </a:p>
      </dgm:t>
    </dgm:pt>
    <dgm:pt modelId="{CFDF6512-2B9B-4994-97F3-D46CD28A00B9}">
      <dgm:prSet phldrT="[Text]"/>
      <dgm:spPr/>
      <dgm:t>
        <a:bodyPr/>
        <a:lstStyle/>
        <a:p>
          <a:r>
            <a:rPr lang="en-US"/>
            <a:t>LSTM</a:t>
          </a:r>
        </a:p>
      </dgm:t>
    </dgm:pt>
    <dgm:pt modelId="{A0ABBBCF-2072-4FA5-97C5-C7DB55E4DF87}" type="parTrans" cxnId="{88D5E32A-E9F4-49EF-86BF-481276A28367}">
      <dgm:prSet/>
      <dgm:spPr/>
      <dgm:t>
        <a:bodyPr/>
        <a:lstStyle/>
        <a:p>
          <a:endParaRPr lang="en-US"/>
        </a:p>
      </dgm:t>
    </dgm:pt>
    <dgm:pt modelId="{1CF37B1D-330C-44CD-9A56-6E6DE0F089F6}" type="sibTrans" cxnId="{88D5E32A-E9F4-49EF-86BF-481276A28367}">
      <dgm:prSet/>
      <dgm:spPr/>
      <dgm:t>
        <a:bodyPr/>
        <a:lstStyle/>
        <a:p>
          <a:endParaRPr lang="en-US"/>
        </a:p>
      </dgm:t>
    </dgm:pt>
    <dgm:pt modelId="{8E614910-309D-4BFA-8F17-2BD7BEAF8EE2}" type="pres">
      <dgm:prSet presAssocID="{042AE984-C9F4-40D3-8412-6611F3C07FC8}" presName="Name0" presStyleCnt="0">
        <dgm:presLayoutVars>
          <dgm:dir/>
          <dgm:resizeHandles val="exact"/>
        </dgm:presLayoutVars>
      </dgm:prSet>
      <dgm:spPr/>
    </dgm:pt>
    <dgm:pt modelId="{19F4DCB7-510A-42CE-B9B8-D986D3DA01CA}" type="pres">
      <dgm:prSet presAssocID="{EA56A943-A130-4F96-A368-F08A12CE8989}" presName="node" presStyleLbl="node1" presStyleIdx="0" presStyleCnt="5">
        <dgm:presLayoutVars>
          <dgm:bulletEnabled val="1"/>
        </dgm:presLayoutVars>
      </dgm:prSet>
      <dgm:spPr/>
    </dgm:pt>
    <dgm:pt modelId="{2C06E264-6A45-49D3-AD42-98BFB6108DF2}" type="pres">
      <dgm:prSet presAssocID="{E0F42650-2929-4482-BB28-D0A24B7BDADA}" presName="sibTrans" presStyleLbl="sibTrans2D1" presStyleIdx="0" presStyleCnt="4"/>
      <dgm:spPr/>
    </dgm:pt>
    <dgm:pt modelId="{B715E6EF-157D-4C4B-8246-3F93A231BDF6}" type="pres">
      <dgm:prSet presAssocID="{E0F42650-2929-4482-BB28-D0A24B7BDADA}" presName="connectorText" presStyleLbl="sibTrans2D1" presStyleIdx="0" presStyleCnt="4"/>
      <dgm:spPr/>
    </dgm:pt>
    <dgm:pt modelId="{4139924D-D814-4BE9-900C-D59F5B179613}" type="pres">
      <dgm:prSet presAssocID="{D8E2490F-7DEA-4D89-AEAA-4CC1BB75F18C}" presName="node" presStyleLbl="node1" presStyleIdx="1" presStyleCnt="5">
        <dgm:presLayoutVars>
          <dgm:bulletEnabled val="1"/>
        </dgm:presLayoutVars>
      </dgm:prSet>
      <dgm:spPr/>
    </dgm:pt>
    <dgm:pt modelId="{B92D749C-0852-4E14-A3D7-20689A48FA60}" type="pres">
      <dgm:prSet presAssocID="{7ECD4AC9-1B81-403A-8922-777542D00B21}" presName="sibTrans" presStyleLbl="sibTrans2D1" presStyleIdx="1" presStyleCnt="4"/>
      <dgm:spPr/>
    </dgm:pt>
    <dgm:pt modelId="{B0E59387-91B6-4C1A-A438-8EEEAA416F33}" type="pres">
      <dgm:prSet presAssocID="{7ECD4AC9-1B81-403A-8922-777542D00B21}" presName="connectorText" presStyleLbl="sibTrans2D1" presStyleIdx="1" presStyleCnt="4"/>
      <dgm:spPr/>
    </dgm:pt>
    <dgm:pt modelId="{F30AC8DC-8194-4ED4-8B71-A1BDB1F5C962}" type="pres">
      <dgm:prSet presAssocID="{CFDF6512-2B9B-4994-97F3-D46CD28A00B9}" presName="node" presStyleLbl="node1" presStyleIdx="2" presStyleCnt="5">
        <dgm:presLayoutVars>
          <dgm:bulletEnabled val="1"/>
        </dgm:presLayoutVars>
      </dgm:prSet>
      <dgm:spPr/>
    </dgm:pt>
    <dgm:pt modelId="{0BCBF0F7-8E62-42E3-AF73-BF7EACA70410}" type="pres">
      <dgm:prSet presAssocID="{1CF37B1D-330C-44CD-9A56-6E6DE0F089F6}" presName="sibTrans" presStyleLbl="sibTrans2D1" presStyleIdx="2" presStyleCnt="4"/>
      <dgm:spPr/>
    </dgm:pt>
    <dgm:pt modelId="{78FB2627-3653-4DC1-A097-9B0A735B36C0}" type="pres">
      <dgm:prSet presAssocID="{1CF37B1D-330C-44CD-9A56-6E6DE0F089F6}" presName="connectorText" presStyleLbl="sibTrans2D1" presStyleIdx="2" presStyleCnt="4"/>
      <dgm:spPr/>
    </dgm:pt>
    <dgm:pt modelId="{ADE5074F-1DCA-4B23-808F-2587B9E08F90}" type="pres">
      <dgm:prSet presAssocID="{9E92FAEC-DC88-4438-B60C-EEC0C0B0FB1D}" presName="node" presStyleLbl="node1" presStyleIdx="3" presStyleCnt="5">
        <dgm:presLayoutVars>
          <dgm:bulletEnabled val="1"/>
        </dgm:presLayoutVars>
      </dgm:prSet>
      <dgm:spPr/>
    </dgm:pt>
    <dgm:pt modelId="{94E0F76B-ABF9-4FDC-93C8-BE221665C5CF}" type="pres">
      <dgm:prSet presAssocID="{1A52B6D4-18FD-4B60-A0B2-6BB5D22A7999}" presName="sibTrans" presStyleLbl="sibTrans2D1" presStyleIdx="3" presStyleCnt="4"/>
      <dgm:spPr/>
    </dgm:pt>
    <dgm:pt modelId="{5ECC5904-75E3-48B1-825B-2AE456575094}" type="pres">
      <dgm:prSet presAssocID="{1A52B6D4-18FD-4B60-A0B2-6BB5D22A7999}" presName="connectorText" presStyleLbl="sibTrans2D1" presStyleIdx="3" presStyleCnt="4"/>
      <dgm:spPr/>
    </dgm:pt>
    <dgm:pt modelId="{3E8C387F-662E-4E9F-93BA-1CC62C2659CE}" type="pres">
      <dgm:prSet presAssocID="{3A03F3F8-193A-424B-AF41-8B7CB683B0AC}" presName="node" presStyleLbl="node1" presStyleIdx="4" presStyleCnt="5">
        <dgm:presLayoutVars>
          <dgm:bulletEnabled val="1"/>
        </dgm:presLayoutVars>
      </dgm:prSet>
      <dgm:spPr/>
    </dgm:pt>
  </dgm:ptLst>
  <dgm:cxnLst>
    <dgm:cxn modelId="{536C5D13-361F-4F05-B14D-064EBFE0F442}" type="presOf" srcId="{E0F42650-2929-4482-BB28-D0A24B7BDADA}" destId="{B715E6EF-157D-4C4B-8246-3F93A231BDF6}" srcOrd="1" destOrd="0" presId="urn:microsoft.com/office/officeart/2005/8/layout/process1"/>
    <dgm:cxn modelId="{C0B0A01B-C34A-4ADE-AFFA-80D199D27076}" type="presOf" srcId="{3A03F3F8-193A-424B-AF41-8B7CB683B0AC}" destId="{3E8C387F-662E-4E9F-93BA-1CC62C2659CE}" srcOrd="0" destOrd="0" presId="urn:microsoft.com/office/officeart/2005/8/layout/process1"/>
    <dgm:cxn modelId="{0E2F3C28-C236-45D9-80D5-7F4A768F4769}" type="presOf" srcId="{EA56A943-A130-4F96-A368-F08A12CE8989}" destId="{19F4DCB7-510A-42CE-B9B8-D986D3DA01CA}" srcOrd="0" destOrd="0" presId="urn:microsoft.com/office/officeart/2005/8/layout/process1"/>
    <dgm:cxn modelId="{88D5E32A-E9F4-49EF-86BF-481276A28367}" srcId="{042AE984-C9F4-40D3-8412-6611F3C07FC8}" destId="{CFDF6512-2B9B-4994-97F3-D46CD28A00B9}" srcOrd="2" destOrd="0" parTransId="{A0ABBBCF-2072-4FA5-97C5-C7DB55E4DF87}" sibTransId="{1CF37B1D-330C-44CD-9A56-6E6DE0F089F6}"/>
    <dgm:cxn modelId="{F9F36B31-C984-4255-92AF-5510CF93251F}" srcId="{042AE984-C9F4-40D3-8412-6611F3C07FC8}" destId="{D8E2490F-7DEA-4D89-AEAA-4CC1BB75F18C}" srcOrd="1" destOrd="0" parTransId="{22D6222E-682D-4488-93B1-7ECFB844B501}" sibTransId="{7ECD4AC9-1B81-403A-8922-777542D00B21}"/>
    <dgm:cxn modelId="{D5F30245-E6F8-46D2-A89A-7B5A24E0AADB}" type="presOf" srcId="{7ECD4AC9-1B81-403A-8922-777542D00B21}" destId="{B0E59387-91B6-4C1A-A438-8EEEAA416F33}" srcOrd="1" destOrd="0" presId="urn:microsoft.com/office/officeart/2005/8/layout/process1"/>
    <dgm:cxn modelId="{DF4DC667-384C-486C-A558-336451028F99}" type="presOf" srcId="{1CF37B1D-330C-44CD-9A56-6E6DE0F089F6}" destId="{78FB2627-3653-4DC1-A097-9B0A735B36C0}" srcOrd="1" destOrd="0" presId="urn:microsoft.com/office/officeart/2005/8/layout/process1"/>
    <dgm:cxn modelId="{88EEC24A-EC1E-4512-A9DF-18A064058EC8}" type="presOf" srcId="{9E92FAEC-DC88-4438-B60C-EEC0C0B0FB1D}" destId="{ADE5074F-1DCA-4B23-808F-2587B9E08F90}" srcOrd="0" destOrd="0" presId="urn:microsoft.com/office/officeart/2005/8/layout/process1"/>
    <dgm:cxn modelId="{01160D6B-5DFC-4690-B81F-006C2C6A2D6C}" type="presOf" srcId="{7ECD4AC9-1B81-403A-8922-777542D00B21}" destId="{B92D749C-0852-4E14-A3D7-20689A48FA60}" srcOrd="0" destOrd="0" presId="urn:microsoft.com/office/officeart/2005/8/layout/process1"/>
    <dgm:cxn modelId="{A6E74978-F804-40CB-A274-82013D63B66D}" type="presOf" srcId="{1A52B6D4-18FD-4B60-A0B2-6BB5D22A7999}" destId="{5ECC5904-75E3-48B1-825B-2AE456575094}" srcOrd="1" destOrd="0" presId="urn:microsoft.com/office/officeart/2005/8/layout/process1"/>
    <dgm:cxn modelId="{D720077A-CC0E-4990-B90D-4E10026ACC48}" type="presOf" srcId="{E0F42650-2929-4482-BB28-D0A24B7BDADA}" destId="{2C06E264-6A45-49D3-AD42-98BFB6108DF2}" srcOrd="0" destOrd="0" presId="urn:microsoft.com/office/officeart/2005/8/layout/process1"/>
    <dgm:cxn modelId="{DCB0FF80-3B80-4F12-B230-2924A0B6B793}" type="presOf" srcId="{CFDF6512-2B9B-4994-97F3-D46CD28A00B9}" destId="{F30AC8DC-8194-4ED4-8B71-A1BDB1F5C962}" srcOrd="0" destOrd="0" presId="urn:microsoft.com/office/officeart/2005/8/layout/process1"/>
    <dgm:cxn modelId="{5E607997-1485-4267-9114-1555ABD424AF}" type="presOf" srcId="{D8E2490F-7DEA-4D89-AEAA-4CC1BB75F18C}" destId="{4139924D-D814-4BE9-900C-D59F5B179613}" srcOrd="0" destOrd="0" presId="urn:microsoft.com/office/officeart/2005/8/layout/process1"/>
    <dgm:cxn modelId="{7AC4EB9B-5CEB-421C-9AFE-CE1A53934DB5}" srcId="{042AE984-C9F4-40D3-8412-6611F3C07FC8}" destId="{EA56A943-A130-4F96-A368-F08A12CE8989}" srcOrd="0" destOrd="0" parTransId="{BD7A1C7F-D80F-4B71-B5CA-073E8516257C}" sibTransId="{E0F42650-2929-4482-BB28-D0A24B7BDADA}"/>
    <dgm:cxn modelId="{0DE118A4-9439-47D1-8CFE-94ABC985A8FF}" type="presOf" srcId="{042AE984-C9F4-40D3-8412-6611F3C07FC8}" destId="{8E614910-309D-4BFA-8F17-2BD7BEAF8EE2}" srcOrd="0" destOrd="0" presId="urn:microsoft.com/office/officeart/2005/8/layout/process1"/>
    <dgm:cxn modelId="{230AC8A4-5917-4325-AF55-54F477FE47CC}" srcId="{042AE984-C9F4-40D3-8412-6611F3C07FC8}" destId="{3A03F3F8-193A-424B-AF41-8B7CB683B0AC}" srcOrd="4" destOrd="0" parTransId="{ABA6E28D-1F46-4749-B635-4A36D0EC15FA}" sibTransId="{1A630FD0-C55B-4514-9DD9-83A0A077B994}"/>
    <dgm:cxn modelId="{98D6B9C4-1768-4C92-8E68-9369A1F3501E}" type="presOf" srcId="{1A52B6D4-18FD-4B60-A0B2-6BB5D22A7999}" destId="{94E0F76B-ABF9-4FDC-93C8-BE221665C5CF}" srcOrd="0" destOrd="0" presId="urn:microsoft.com/office/officeart/2005/8/layout/process1"/>
    <dgm:cxn modelId="{539134E8-DB71-4710-B544-6E53DC7C9C90}" type="presOf" srcId="{1CF37B1D-330C-44CD-9A56-6E6DE0F089F6}" destId="{0BCBF0F7-8E62-42E3-AF73-BF7EACA70410}" srcOrd="0" destOrd="0" presId="urn:microsoft.com/office/officeart/2005/8/layout/process1"/>
    <dgm:cxn modelId="{5660E7EB-3DE2-4DC9-B56A-E319487D6837}" srcId="{042AE984-C9F4-40D3-8412-6611F3C07FC8}" destId="{9E92FAEC-DC88-4438-B60C-EEC0C0B0FB1D}" srcOrd="3" destOrd="0" parTransId="{A9122F96-AB3C-4E8F-BE69-D6A8AE5526B7}" sibTransId="{1A52B6D4-18FD-4B60-A0B2-6BB5D22A7999}"/>
    <dgm:cxn modelId="{3E528372-DD6F-43EF-B06C-1EFBCF2AA590}" type="presParOf" srcId="{8E614910-309D-4BFA-8F17-2BD7BEAF8EE2}" destId="{19F4DCB7-510A-42CE-B9B8-D986D3DA01CA}" srcOrd="0" destOrd="0" presId="urn:microsoft.com/office/officeart/2005/8/layout/process1"/>
    <dgm:cxn modelId="{42F15BEB-B3D2-4CC6-9FAE-04F3D181921A}" type="presParOf" srcId="{8E614910-309D-4BFA-8F17-2BD7BEAF8EE2}" destId="{2C06E264-6A45-49D3-AD42-98BFB6108DF2}" srcOrd="1" destOrd="0" presId="urn:microsoft.com/office/officeart/2005/8/layout/process1"/>
    <dgm:cxn modelId="{DB2AEDF1-960B-477A-92EB-42170CE91658}" type="presParOf" srcId="{2C06E264-6A45-49D3-AD42-98BFB6108DF2}" destId="{B715E6EF-157D-4C4B-8246-3F93A231BDF6}" srcOrd="0" destOrd="0" presId="urn:microsoft.com/office/officeart/2005/8/layout/process1"/>
    <dgm:cxn modelId="{85BF4254-17A8-4A83-BC42-FB9153B7CBF8}" type="presParOf" srcId="{8E614910-309D-4BFA-8F17-2BD7BEAF8EE2}" destId="{4139924D-D814-4BE9-900C-D59F5B179613}" srcOrd="2" destOrd="0" presId="urn:microsoft.com/office/officeart/2005/8/layout/process1"/>
    <dgm:cxn modelId="{7A5A857A-B040-46E9-915A-D833759FAD74}" type="presParOf" srcId="{8E614910-309D-4BFA-8F17-2BD7BEAF8EE2}" destId="{B92D749C-0852-4E14-A3D7-20689A48FA60}" srcOrd="3" destOrd="0" presId="urn:microsoft.com/office/officeart/2005/8/layout/process1"/>
    <dgm:cxn modelId="{541403CD-CB7A-429B-92C8-A94310F31906}" type="presParOf" srcId="{B92D749C-0852-4E14-A3D7-20689A48FA60}" destId="{B0E59387-91B6-4C1A-A438-8EEEAA416F33}" srcOrd="0" destOrd="0" presId="urn:microsoft.com/office/officeart/2005/8/layout/process1"/>
    <dgm:cxn modelId="{6AB4CB4A-D8BA-4625-988A-3F5AF98B37F3}" type="presParOf" srcId="{8E614910-309D-4BFA-8F17-2BD7BEAF8EE2}" destId="{F30AC8DC-8194-4ED4-8B71-A1BDB1F5C962}" srcOrd="4" destOrd="0" presId="urn:microsoft.com/office/officeart/2005/8/layout/process1"/>
    <dgm:cxn modelId="{0637006D-C658-4C97-9488-606C8BE981F8}" type="presParOf" srcId="{8E614910-309D-4BFA-8F17-2BD7BEAF8EE2}" destId="{0BCBF0F7-8E62-42E3-AF73-BF7EACA70410}" srcOrd="5" destOrd="0" presId="urn:microsoft.com/office/officeart/2005/8/layout/process1"/>
    <dgm:cxn modelId="{513E8AFD-DEDD-4177-B1B2-E997FB9E5CCE}" type="presParOf" srcId="{0BCBF0F7-8E62-42E3-AF73-BF7EACA70410}" destId="{78FB2627-3653-4DC1-A097-9B0A735B36C0}" srcOrd="0" destOrd="0" presId="urn:microsoft.com/office/officeart/2005/8/layout/process1"/>
    <dgm:cxn modelId="{68D1747D-D146-436E-B86A-D3BE414C1C82}" type="presParOf" srcId="{8E614910-309D-4BFA-8F17-2BD7BEAF8EE2}" destId="{ADE5074F-1DCA-4B23-808F-2587B9E08F90}" srcOrd="6" destOrd="0" presId="urn:microsoft.com/office/officeart/2005/8/layout/process1"/>
    <dgm:cxn modelId="{9168A6E6-B35F-4DE5-8D5A-97C9B746D617}" type="presParOf" srcId="{8E614910-309D-4BFA-8F17-2BD7BEAF8EE2}" destId="{94E0F76B-ABF9-4FDC-93C8-BE221665C5CF}" srcOrd="7" destOrd="0" presId="urn:microsoft.com/office/officeart/2005/8/layout/process1"/>
    <dgm:cxn modelId="{68B32B0C-4CD6-4FBA-8A6D-DACCC47327BB}" type="presParOf" srcId="{94E0F76B-ABF9-4FDC-93C8-BE221665C5CF}" destId="{5ECC5904-75E3-48B1-825B-2AE456575094}" srcOrd="0" destOrd="0" presId="urn:microsoft.com/office/officeart/2005/8/layout/process1"/>
    <dgm:cxn modelId="{46F7BF7F-56FC-4151-BDDE-BFD6809C0E9A}" type="presParOf" srcId="{8E614910-309D-4BFA-8F17-2BD7BEAF8EE2}" destId="{3E8C387F-662E-4E9F-93BA-1CC62C2659CE}" srcOrd="8" destOrd="0" presId="urn:microsoft.com/office/officeart/2005/8/layout/process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9F4DCB7-510A-42CE-B9B8-D986D3DA01CA}">
      <dsp:nvSpPr>
        <dsp:cNvPr id="0" name=""/>
        <dsp:cNvSpPr/>
      </dsp:nvSpPr>
      <dsp:spPr>
        <a:xfrm>
          <a:off x="2678"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NGSIM</a:t>
          </a:r>
        </a:p>
      </dsp:txBody>
      <dsp:txXfrm>
        <a:off x="17272" y="169315"/>
        <a:ext cx="801272" cy="469088"/>
      </dsp:txXfrm>
    </dsp:sp>
    <dsp:sp modelId="{2C06E264-6A45-49D3-AD42-98BFB6108DF2}">
      <dsp:nvSpPr>
        <dsp:cNvPr id="0" name=""/>
        <dsp:cNvSpPr/>
      </dsp:nvSpPr>
      <dsp:spPr>
        <a:xfrm>
          <a:off x="916185" y="30088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916185" y="342073"/>
        <a:ext cx="123240" cy="123572"/>
      </dsp:txXfrm>
    </dsp:sp>
    <dsp:sp modelId="{4139924D-D814-4BE9-900C-D59F5B179613}">
      <dsp:nvSpPr>
        <dsp:cNvPr id="0" name=""/>
        <dsp:cNvSpPr/>
      </dsp:nvSpPr>
      <dsp:spPr>
        <a:xfrm>
          <a:off x="1165324"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Baseline</a:t>
          </a:r>
        </a:p>
      </dsp:txBody>
      <dsp:txXfrm>
        <a:off x="1179918" y="169315"/>
        <a:ext cx="801272" cy="469088"/>
      </dsp:txXfrm>
    </dsp:sp>
    <dsp:sp modelId="{B92D749C-0852-4E14-A3D7-20689A48FA60}">
      <dsp:nvSpPr>
        <dsp:cNvPr id="0" name=""/>
        <dsp:cNvSpPr/>
      </dsp:nvSpPr>
      <dsp:spPr>
        <a:xfrm>
          <a:off x="2078831" y="30088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78831" y="342073"/>
        <a:ext cx="123240" cy="123572"/>
      </dsp:txXfrm>
    </dsp:sp>
    <dsp:sp modelId="{F30AC8DC-8194-4ED4-8B71-A1BDB1F5C962}">
      <dsp:nvSpPr>
        <dsp:cNvPr id="0" name=""/>
        <dsp:cNvSpPr/>
      </dsp:nvSpPr>
      <dsp:spPr>
        <a:xfrm>
          <a:off x="2327969"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LSTM</a:t>
          </a:r>
        </a:p>
      </dsp:txBody>
      <dsp:txXfrm>
        <a:off x="2342563" y="169315"/>
        <a:ext cx="801272" cy="469088"/>
      </dsp:txXfrm>
    </dsp:sp>
    <dsp:sp modelId="{0BCBF0F7-8E62-42E3-AF73-BF7EACA70410}">
      <dsp:nvSpPr>
        <dsp:cNvPr id="0" name=""/>
        <dsp:cNvSpPr/>
      </dsp:nvSpPr>
      <dsp:spPr>
        <a:xfrm>
          <a:off x="3241476" y="30088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3241476" y="342073"/>
        <a:ext cx="123240" cy="123572"/>
      </dsp:txXfrm>
    </dsp:sp>
    <dsp:sp modelId="{ADE5074F-1DCA-4B23-808F-2587B9E08F90}">
      <dsp:nvSpPr>
        <dsp:cNvPr id="0" name=""/>
        <dsp:cNvSpPr/>
      </dsp:nvSpPr>
      <dsp:spPr>
        <a:xfrm>
          <a:off x="3490614"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IndRNN</a:t>
          </a:r>
        </a:p>
      </dsp:txBody>
      <dsp:txXfrm>
        <a:off x="3505208" y="169315"/>
        <a:ext cx="801272" cy="469088"/>
      </dsp:txXfrm>
    </dsp:sp>
    <dsp:sp modelId="{94E0F76B-ABF9-4FDC-93C8-BE221665C5CF}">
      <dsp:nvSpPr>
        <dsp:cNvPr id="0" name=""/>
        <dsp:cNvSpPr/>
      </dsp:nvSpPr>
      <dsp:spPr>
        <a:xfrm>
          <a:off x="4404121" y="300882"/>
          <a:ext cx="176057" cy="20595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4404121" y="342073"/>
        <a:ext cx="123240" cy="123572"/>
      </dsp:txXfrm>
    </dsp:sp>
    <dsp:sp modelId="{3E8C387F-662E-4E9F-93BA-1CC62C2659CE}">
      <dsp:nvSpPr>
        <dsp:cNvPr id="0" name=""/>
        <dsp:cNvSpPr/>
      </dsp:nvSpPr>
      <dsp:spPr>
        <a:xfrm>
          <a:off x="4653260" y="154721"/>
          <a:ext cx="830460" cy="49827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US" sz="1500" kern="1200"/>
            <a:t>GNN</a:t>
          </a:r>
        </a:p>
      </dsp:txBody>
      <dsp:txXfrm>
        <a:off x="4667854" y="169315"/>
        <a:ext cx="801272" cy="4690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9432357-F27A-4192-81CC-5E670F2448D2}">
  <we:reference id="wa104382081" version="1.7.0.0" store="en-001" storeType="OMEX"/>
  <we:alternateReferences>
    <we:reference id="wa104382081" version="1.7.0.0" store=""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1E6D23A30AF64485DFE9E58AA97FE9" ma:contentTypeVersion="10" ma:contentTypeDescription="Create a new document." ma:contentTypeScope="" ma:versionID="c0e0a37d9b3a0676b2d4b147b9772d33">
  <xsd:schema xmlns:xsd="http://www.w3.org/2001/XMLSchema" xmlns:xs="http://www.w3.org/2001/XMLSchema" xmlns:p="http://schemas.microsoft.com/office/2006/metadata/properties" xmlns:ns3="bde044f1-5e4a-4dea-a09f-2a68cc3168a6" targetNamespace="http://schemas.microsoft.com/office/2006/metadata/properties" ma:root="true" ma:fieldsID="06747da56791372b336ae268618022fb" ns3:_="">
    <xsd:import namespace="bde044f1-5e4a-4dea-a09f-2a68cc3168a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e044f1-5e4a-4dea-a09f-2a68cc3168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BB75E-A04C-4F8F-815A-89DE6639E4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e044f1-5e4a-4dea-a09f-2a68cc3168a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2BBBD99-79BD-4CBD-B572-6AB75C2B8DAE}">
  <ds:schemaRefs>
    <ds:schemaRef ds:uri="http://schemas.microsoft.com/sharepoint/v3/contenttype/forms"/>
  </ds:schemaRefs>
</ds:datastoreItem>
</file>

<file path=customXml/itemProps3.xml><?xml version="1.0" encoding="utf-8"?>
<ds:datastoreItem xmlns:ds="http://schemas.openxmlformats.org/officeDocument/2006/customXml" ds:itemID="{820A7690-1572-432B-A9EB-1DD491911E9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E33B645-C17B-4B45-8B69-E0D6C7CCAA47}">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Duong, Thanh Hung</dc:creator>
  <keywords/>
  <dc:description/>
  <lastModifiedBy>Zhang, Jack (Yunpeng)</lastModifiedBy>
  <revision>190</revision>
  <dcterms:created xsi:type="dcterms:W3CDTF">2020-07-22T20:50:00.0000000Z</dcterms:created>
  <dcterms:modified xsi:type="dcterms:W3CDTF">2020-07-31T23:21:02.7625643Z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http://www.zotero.org/styles/ieee-transactions-on-intelligent-transportation-systems</vt:lpwstr>
  </property>
  <property fmtid="{D5CDD505-2E9C-101B-9397-08002B2CF9AE}" pid="15" name="Mendeley Recent Style Name 6_1">
    <vt:lpwstr>IEEE Transactions on Intelligent Transportation Systems</vt:lpwstr>
  </property>
  <property fmtid="{D5CDD505-2E9C-101B-9397-08002B2CF9AE}" pid="16" name="Mendeley Recent Style Id 7_1">
    <vt:lpwstr>http://www.zotero.org/styles/journal-of-animal-physiology-and-animal-nutrition</vt:lpwstr>
  </property>
  <property fmtid="{D5CDD505-2E9C-101B-9397-08002B2CF9AE}" pid="17" name="Mendeley Recent Style Name 7_1">
    <vt:lpwstr>Journal of Animal Physiology and Animal Nutrition</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727c4fe1-410c-3be0-a941-795fd222d918</vt:lpwstr>
  </property>
  <property fmtid="{D5CDD505-2E9C-101B-9397-08002B2CF9AE}" pid="24" name="Mendeley Citation Style_1">
    <vt:lpwstr>http://www.zotero.org/styles/american-political-science-association</vt:lpwstr>
  </property>
</Properties>
</file>